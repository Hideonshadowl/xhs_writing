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89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</w:p>
    <w:p w14:paraId="02972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政治工作永远是人民军队的生命线</w:t>
      </w:r>
    </w:p>
    <w:p w14:paraId="6D27B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237C1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同志们好！</w:t>
      </w:r>
    </w:p>
    <w:p w14:paraId="2AD68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闽西古田廖氏宗祠上，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古田会议永放光芒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八个大字历经风雨，依旧熠熠生辉。</w:t>
      </w:r>
    </w:p>
    <w:p w14:paraId="1703E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1929年12月，毛泽东同志在这里主持起草《古田会议决议》，写下振聋发聩的论断：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中国的红军是一个执行革命的政治任务的武装集团。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这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是我军历史上第一次系统性的政治整训、思想淬炼，开辟了思想建党、政治建军的成功之路。</w:t>
      </w:r>
    </w:p>
    <w:p w14:paraId="5A5D8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85年后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2014年，习近平总书记带领全军高级将领重回古田，以整风精神再次召开全军政治工作会议，深刻指出：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革命的政治工作是革命军队的生命线。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这一次，人民军队在新时代的十字路口，再次以政治整训校正航向、挽救危局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</w:p>
    <w:p w14:paraId="1F1E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2026年4月，习近平总书记在全军高级干部培训班开班式上再次强调：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开展思想整风，深化政治整训，以崭新政治面貌迎接建军一百周年。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</w:p>
    <w:p w14:paraId="545D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同志们，从古田星火到强军新程，三次关键历史时刻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始终围绕一个核心展开：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革命军队的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思想整风、政治整训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。</w:t>
      </w:r>
    </w:p>
    <w:p w14:paraId="29628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这究竟是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历史的偶然，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还是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人民军队不断自我革命、固本开新的时代必然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？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穿越百年风雨，人民军队究竟靠什么由小到大、由弱到强，不断从胜利走向胜利？</w:t>
      </w:r>
    </w:p>
    <w:p w14:paraId="1EE8E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答案，就藏在那条穿越百年却从未中断的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里。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见天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，让我们从以下四个方面，一同去探寻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：</w:t>
      </w:r>
    </w:p>
    <w:p w14:paraId="47911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一、回望古田烽火，追寻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的红色根脉</w:t>
      </w:r>
    </w:p>
    <w:p w14:paraId="7CF34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二、直面和平积弊，审视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的现实挑战</w:t>
      </w:r>
    </w:p>
    <w:p w14:paraId="0CAE5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三、走近英雄榜样，感悟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的精神坐标</w:t>
      </w:r>
    </w:p>
    <w:p w14:paraId="13E0A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四、对标强军目标，践行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楷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楷体_GBK" w:cs="Times New Roman"/>
          <w:sz w:val="32"/>
          <w:szCs w:val="32"/>
        </w:rPr>
        <w:t>的时代担当</w:t>
      </w:r>
    </w:p>
    <w:p w14:paraId="24688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73758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一、回望古田烽火，追寻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的红色根脉</w:t>
      </w:r>
    </w:p>
    <w:p w14:paraId="73176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回望古田烽火，那是一段山河动荡的岁月。</w:t>
      </w:r>
    </w:p>
    <w:p w14:paraId="17E78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1929年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刚刚走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出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井冈山的红四军，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是毛主席口中自成立以来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最困苦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的时期。</w:t>
      </w:r>
    </w:p>
    <w:p w14:paraId="02027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这是一支由农民、小资产阶级、旧军队起义官兵和俘虏兵组成的新生队伍。队伍成分复杂，又没经过系统的思想改造，大部分人当兵只是为了填饱肚子，甚至一心想着“升官发财”，对于“为谁扛枪、为谁打仗”这个根本问题，更是全然不知。  </w:t>
      </w:r>
    </w:p>
    <w:p w14:paraId="6A8BF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1929年初，为打破国民党重兵“会剿”，3600多名红军将士被迫撤离井冈山，转战赣南、闽西。一路上，草鞋磨破、缺衣少粮、食盐匮乏，一天吃不上一顿饱饭。加上没有群众基础，情报不准、敌情不明，很快部队就在大余遭遇惨败。后来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好不容易打下汀州城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筹到5万银元，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“当兵吃饷，打仗发财天经地义的旧军阀习气弥漫军营。正如毛泽东所说：队伍中“错误思想久抑求伸”，逐渐抬头。</w:t>
      </w:r>
    </w:p>
    <w:p w14:paraId="4F5CC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更要命的是，中央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来的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特派员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刘安恭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照搬苏联经验，否定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毛泽东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的正确主张，当众指责他是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山沟沟里的马克思主义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”，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甚至提出“党内负责同志轮流更换来解决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纠纷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”。</w:t>
      </w:r>
    </w:p>
    <w:p w14:paraId="032FB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一时间，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两种建军思想激烈碰撞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有人主张军队只管打仗，不愿做群众工作；有人搞极端民主化，拒绝党的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集中统一领导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；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有人主张分权自治，反对统一指挥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毛泽东则坚持党对军队的绝对领导，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掷地有声的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说“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我们的原则是党指挥枪，而决不容许枪指挥党！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”</w:t>
      </w:r>
    </w:p>
    <w:p w14:paraId="58D9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从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1929年1月到8月，红四军先后开了8次党代会，思想分歧始终统一不了。单纯军事观点、极端民主化卷土重来，旧军队习气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再次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抬头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流寇思想、利己主义、拉帮结派、官僚作风恣蔓延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。毛主席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也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被迫离开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了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领导岗位。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红四军陷入了思想、行动的双重混乱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，部队出击闽中、进攻东江连续惨败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，减员上千人，士气跌到谷底。队伍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一度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走到了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被敌人打散、被群众抛弃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的悬崖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边缘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1F7DF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在这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生死存亡关头，中央发出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九月来信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，明确要求请回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毛泽东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主持工作。此时的毛泽东同志已经深刻认识到：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唯有彻底的思想整风、政治整训，才能挽救红军、挽救革命。</w:t>
      </w:r>
    </w:p>
    <w:p w14:paraId="03BDD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古田会议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应运而生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62156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1929年12月28日，120多名代表齐聚廖氏宗祠，展开了一场滚烫的思想交锋。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电影《古田军号》艺术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的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还原了当年震撼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的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一幕，毛泽东同志激动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到颤抖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地质问：</w:t>
      </w:r>
    </w:p>
    <w:p w14:paraId="49DF3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cs="Times New Roman" w:eastAsiaTheme="minorEastAsia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  <w:t>我们最紧迫的任务是整顿、定制度，哪个支部敢告诉我，你们连队里每一个战士都清楚在为谁打仗？有多少人思考过，当国民党大兵压境、敌众我寡、四面楚歌的时候，为什么老百姓宁愿献出自己的生命也要捍卫我们这支队伍？你们哪个敢跟我讲，你们连队里不存在流寇思想、极端利己主义和拉帮结派的现象？你们哪个敢站出来告诉我，你们身上没有官僚主义、形式主义的坏作风？三湾改编不是走形式，整训，先要整训我们。</w:t>
      </w:r>
      <w:r>
        <w:rPr>
          <w:rFonts w:hint="eastAsia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  <w:t>”</w:t>
      </w:r>
      <w:del w:id="0" w:author="凭栏听雨～" w:date="2026-05-29T10:15:37Z">
        <w:r>
          <w:rPr>
            <w:rFonts w:hint="default" w:ascii="Times New Roman" w:hAnsi="Times New Roman" w:eastAsia="方正仿宋_GBK" w:cs="Times New Roman"/>
            <w:sz w:val="32"/>
            <w:szCs w:val="32"/>
            <w:highlight w:val="none"/>
            <w:lang w:val="en-US" w:eastAsia="zh-CN"/>
          </w:rPr>
          <w:delText>此刻，</w:delText>
        </w:r>
      </w:del>
      <w:del w:id="1" w:author="凭栏听雨～" w:date="2026-05-29T10:15:02Z">
        <w:r>
          <w:rPr>
            <w:rFonts w:hint="default" w:ascii="Times New Roman" w:hAnsi="Times New Roman" w:eastAsia="方正仿宋_GBK" w:cs="Times New Roman"/>
            <w:sz w:val="32"/>
            <w:szCs w:val="32"/>
            <w:highlight w:val="none"/>
            <w:lang w:val="en-US" w:eastAsia="zh-CN"/>
          </w:rPr>
          <w:delText>朱德相继说道：</w:delText>
        </w:r>
      </w:del>
      <w:del w:id="2" w:author="凭栏听雨～" w:date="2026-05-29T10:15:02Z">
        <w:r>
          <w:rPr>
            <w:rFonts w:hint="eastAsia" w:ascii="Times New Roman" w:hAnsi="Times New Roman" w:eastAsia="方正仿宋_GBK" w:cs="Times New Roman"/>
            <w:sz w:val="32"/>
            <w:szCs w:val="32"/>
            <w:highlight w:val="none"/>
            <w:lang w:val="en-US" w:eastAsia="zh-CN"/>
          </w:rPr>
          <w:delText>“</w:delText>
        </w:r>
      </w:del>
      <w:del w:id="3" w:author="凭栏听雨～" w:date="2026-05-29T10:15:02Z">
        <w:r>
          <w:rPr>
            <w:rFonts w:hint="default" w:ascii="Times New Roman" w:hAnsi="Times New Roman" w:eastAsia="方正仿宋_GBK" w:cs="Times New Roman"/>
            <w:sz w:val="32"/>
            <w:szCs w:val="32"/>
            <w:highlight w:val="none"/>
            <w:lang w:val="en-US" w:eastAsia="zh-CN"/>
          </w:rPr>
          <w:delText>现在，我们的处境很严峻，敌众我寡，蒋桂两军三省会剿距离长汀城不足百里，如果整训失败，那就是全军覆没。</w:delText>
        </w:r>
      </w:del>
      <w:del w:id="4" w:author="凭栏听雨～" w:date="2026-05-29T10:15:02Z">
        <w:r>
          <w:rPr>
            <w:rFonts w:hint="eastAsia" w:ascii="Times New Roman" w:hAnsi="Times New Roman" w:eastAsia="方正仿宋_GBK" w:cs="Times New Roman"/>
            <w:sz w:val="32"/>
            <w:szCs w:val="32"/>
            <w:highlight w:val="none"/>
            <w:lang w:val="en-US" w:eastAsia="zh-CN"/>
          </w:rPr>
          <w:delText>”</w:delText>
        </w:r>
      </w:del>
      <w:r>
        <w:commentReference w:id="0"/>
      </w:r>
      <w:ins w:id="5" w:author="凭栏听雨～" w:date="2026-05-29T10:15:46Z">
        <w:r>
          <w:rPr>
            <w:rFonts w:hint="eastAsia"/>
            <w:lang w:eastAsia="zh-CN"/>
          </w:rPr>
          <w:t>（</w:t>
        </w:r>
      </w:ins>
      <w:ins w:id="6" w:author="凭栏听雨～" w:date="2026-05-29T10:15:48Z">
        <w:r>
          <w:rPr>
            <w:rFonts w:hint="eastAsia"/>
            <w:lang w:eastAsia="zh-CN"/>
          </w:rPr>
          <w:t>这段</w:t>
        </w:r>
      </w:ins>
      <w:ins w:id="7" w:author="凭栏听雨～" w:date="2026-05-29T10:15:49Z">
        <w:r>
          <w:rPr>
            <w:rFonts w:hint="eastAsia"/>
            <w:lang w:eastAsia="zh-CN"/>
          </w:rPr>
          <w:t>建议</w:t>
        </w:r>
      </w:ins>
      <w:ins w:id="8" w:author="凭栏听雨～" w:date="2026-05-29T10:15:50Z">
        <w:r>
          <w:rPr>
            <w:rFonts w:hint="eastAsia"/>
            <w:lang w:eastAsia="zh-CN"/>
          </w:rPr>
          <w:t>删除，</w:t>
        </w:r>
      </w:ins>
      <w:ins w:id="9" w:author="凭栏听雨～" w:date="2026-05-29T10:15:56Z">
        <w:r>
          <w:rPr>
            <w:rFonts w:hint="eastAsia"/>
            <w:lang w:eastAsia="zh-CN"/>
          </w:rPr>
          <w:t>因为</w:t>
        </w:r>
      </w:ins>
      <w:ins w:id="10" w:author="凭栏听雨～" w:date="2026-05-29T10:15:57Z">
        <w:r>
          <w:rPr>
            <w:rFonts w:hint="eastAsia"/>
            <w:lang w:eastAsia="zh-CN"/>
          </w:rPr>
          <w:t>毛主席</w:t>
        </w:r>
      </w:ins>
      <w:ins w:id="11" w:author="凭栏听雨～" w:date="2026-05-29T10:15:58Z">
        <w:r>
          <w:rPr>
            <w:rFonts w:hint="eastAsia"/>
            <w:lang w:eastAsia="zh-CN"/>
          </w:rPr>
          <w:t>的</w:t>
        </w:r>
      </w:ins>
      <w:ins w:id="12" w:author="凭栏听雨～" w:date="2026-05-29T10:18:30Z">
        <w:r>
          <w:rPr>
            <w:rFonts w:hint="eastAsia"/>
            <w:lang w:eastAsia="zh-CN"/>
          </w:rPr>
          <w:t>连串</w:t>
        </w:r>
      </w:ins>
      <w:ins w:id="13" w:author="凭栏听雨～" w:date="2026-05-29T10:18:31Z">
        <w:r>
          <w:rPr>
            <w:rFonts w:hint="eastAsia"/>
            <w:lang w:eastAsia="zh-CN"/>
          </w:rPr>
          <w:t>质问</w:t>
        </w:r>
      </w:ins>
      <w:ins w:id="14" w:author="凭栏听雨～" w:date="2026-05-29T10:18:33Z">
        <w:r>
          <w:rPr>
            <w:rFonts w:hint="eastAsia"/>
            <w:lang w:eastAsia="zh-CN"/>
          </w:rPr>
          <w:t>已经</w:t>
        </w:r>
      </w:ins>
      <w:ins w:id="15" w:author="凭栏听雨～" w:date="2026-05-29T10:18:37Z">
        <w:r>
          <w:rPr>
            <w:rFonts w:hint="eastAsia"/>
            <w:lang w:eastAsia="zh-CN"/>
          </w:rPr>
          <w:t>极具</w:t>
        </w:r>
      </w:ins>
      <w:ins w:id="16" w:author="凭栏听雨～" w:date="2026-05-29T10:18:38Z">
        <w:r>
          <w:rPr>
            <w:rFonts w:hint="eastAsia"/>
            <w:lang w:eastAsia="zh-CN"/>
          </w:rPr>
          <w:t>张力</w:t>
        </w:r>
      </w:ins>
      <w:ins w:id="17" w:author="凭栏听雨～" w:date="2026-05-29T10:18:40Z">
        <w:r>
          <w:rPr>
            <w:rFonts w:hint="eastAsia"/>
            <w:lang w:eastAsia="zh-CN"/>
          </w:rPr>
          <w:t>，</w:t>
        </w:r>
      </w:ins>
      <w:ins w:id="18" w:author="凭栏听雨～" w:date="2026-05-29T10:18:42Z">
        <w:r>
          <w:rPr>
            <w:rFonts w:hint="eastAsia"/>
            <w:lang w:eastAsia="zh-CN"/>
          </w:rPr>
          <w:t>朱德</w:t>
        </w:r>
      </w:ins>
      <w:ins w:id="19" w:author="凭栏听雨～" w:date="2026-05-29T10:18:43Z">
        <w:r>
          <w:rPr>
            <w:rFonts w:hint="eastAsia"/>
            <w:lang w:eastAsia="zh-CN"/>
          </w:rPr>
          <w:t>的</w:t>
        </w:r>
      </w:ins>
      <w:ins w:id="20" w:author="凭栏听雨～" w:date="2026-05-29T10:18:44Z">
        <w:r>
          <w:rPr>
            <w:rFonts w:hint="eastAsia"/>
            <w:lang w:eastAsia="zh-CN"/>
          </w:rPr>
          <w:t>补充</w:t>
        </w:r>
      </w:ins>
      <w:ins w:id="21" w:author="凭栏听雨～" w:date="2026-05-29T10:18:45Z">
        <w:r>
          <w:rPr>
            <w:rFonts w:hint="eastAsia"/>
            <w:lang w:eastAsia="zh-CN"/>
          </w:rPr>
          <w:t>有</w:t>
        </w:r>
      </w:ins>
      <w:ins w:id="22" w:author="凭栏听雨～" w:date="2026-05-29T10:18:48Z">
        <w:r>
          <w:rPr>
            <w:rFonts w:hint="eastAsia"/>
            <w:lang w:eastAsia="zh-CN"/>
          </w:rPr>
          <w:t>解释剧情的</w:t>
        </w:r>
      </w:ins>
      <w:ins w:id="23" w:author="凭栏听雨～" w:date="2026-05-29T10:18:50Z">
        <w:r>
          <w:rPr>
            <w:rFonts w:hint="eastAsia"/>
            <w:lang w:eastAsia="zh-CN"/>
          </w:rPr>
          <w:t>嫌疑，</w:t>
        </w:r>
      </w:ins>
      <w:ins w:id="24" w:author="凭栏听雨～" w:date="2026-05-29T10:18:52Z">
        <w:r>
          <w:rPr>
            <w:rFonts w:hint="eastAsia"/>
            <w:lang w:eastAsia="zh-CN"/>
          </w:rPr>
          <w:t>感觉</w:t>
        </w:r>
      </w:ins>
      <w:ins w:id="25" w:author="凭栏听雨～" w:date="2026-05-29T10:18:53Z">
        <w:r>
          <w:rPr>
            <w:rFonts w:hint="eastAsia"/>
            <w:lang w:eastAsia="zh-CN"/>
          </w:rPr>
          <w:t>打断了</w:t>
        </w:r>
      </w:ins>
      <w:ins w:id="26" w:author="凭栏听雨～" w:date="2026-05-29T10:18:54Z">
        <w:r>
          <w:rPr>
            <w:rFonts w:hint="eastAsia"/>
            <w:lang w:eastAsia="zh-CN"/>
          </w:rPr>
          <w:t>情绪</w:t>
        </w:r>
      </w:ins>
      <w:ins w:id="27" w:author="凭栏听雨～" w:date="2026-05-29T10:18:55Z">
        <w:r>
          <w:rPr>
            <w:rFonts w:hint="eastAsia"/>
            <w:lang w:eastAsia="zh-CN"/>
          </w:rPr>
          <w:t>的</w:t>
        </w:r>
      </w:ins>
      <w:ins w:id="28" w:author="凭栏听雨～" w:date="2026-05-29T10:18:56Z">
        <w:r>
          <w:rPr>
            <w:rFonts w:hint="eastAsia"/>
            <w:lang w:eastAsia="zh-CN"/>
          </w:rPr>
          <w:t>高涨，</w:t>
        </w:r>
      </w:ins>
      <w:ins w:id="29" w:author="凭栏听雨～" w:date="2026-05-29T10:18:58Z">
        <w:r>
          <w:rPr>
            <w:rFonts w:hint="eastAsia"/>
            <w:lang w:eastAsia="zh-CN"/>
          </w:rPr>
          <w:t>有</w:t>
        </w:r>
      </w:ins>
      <w:ins w:id="30" w:author="凭栏听雨～" w:date="2026-05-29T10:19:02Z">
        <w:r>
          <w:rPr>
            <w:rFonts w:hint="eastAsia"/>
            <w:lang w:eastAsia="zh-CN"/>
          </w:rPr>
          <w:t>堆砌</w:t>
        </w:r>
      </w:ins>
      <w:ins w:id="31" w:author="凭栏听雨～" w:date="2026-05-29T10:19:03Z">
        <w:r>
          <w:rPr>
            <w:rFonts w:hint="eastAsia"/>
            <w:lang w:eastAsia="zh-CN"/>
          </w:rPr>
          <w:t>感</w:t>
        </w:r>
      </w:ins>
      <w:ins w:id="32" w:author="凭栏听雨～" w:date="2026-05-29T10:19:04Z">
        <w:r>
          <w:rPr>
            <w:rFonts w:hint="eastAsia"/>
            <w:lang w:eastAsia="zh-CN"/>
          </w:rPr>
          <w:t>。</w:t>
        </w:r>
      </w:ins>
      <w:ins w:id="33" w:author="凭栏听雨～" w:date="2026-05-29T10:15:46Z">
        <w:r>
          <w:rPr>
            <w:rFonts w:hint="eastAsia"/>
            <w:lang w:eastAsia="zh-CN"/>
          </w:rPr>
          <w:t>）</w:t>
        </w:r>
      </w:ins>
      <w:ins w:id="34" w:author="凭栏听雨～" w:date="2026-05-29T10:19:14Z">
        <w:r>
          <w:rPr>
            <w:rFonts w:hint="eastAsia"/>
            <w:lang w:eastAsia="zh-CN"/>
          </w:rPr>
          <w:t>建议</w:t>
        </w:r>
      </w:ins>
      <w:ins w:id="35" w:author="凭栏听雨～" w:date="2026-05-29T10:19:15Z">
        <w:r>
          <w:rPr>
            <w:rFonts w:hint="eastAsia"/>
            <w:lang w:eastAsia="zh-CN"/>
          </w:rPr>
          <w:t>这么</w:t>
        </w:r>
      </w:ins>
      <w:ins w:id="36" w:author="凭栏听雨～" w:date="2026-05-29T10:19:16Z">
        <w:r>
          <w:rPr>
            <w:rFonts w:hint="eastAsia"/>
            <w:lang w:eastAsia="zh-CN"/>
          </w:rPr>
          <w:t>改</w:t>
        </w:r>
      </w:ins>
      <w:ins w:id="37" w:author="凭栏听雨～" w:date="2026-05-29T10:19:17Z">
        <w:r>
          <w:rPr>
            <w:rFonts w:hint="eastAsia"/>
            <w:lang w:eastAsia="zh-CN"/>
          </w:rPr>
          <w:t>：</w:t>
        </w:r>
      </w:ins>
      <w:ins w:id="38" w:author="凭栏听雨～" w:date="2026-05-29T10:19:22Z">
        <w:r>
          <w:rPr>
            <w:rFonts w:hint="eastAsia"/>
            <w:lang w:eastAsia="zh-CN"/>
          </w:rPr>
          <w:t>“</w:t>
        </w:r>
      </w:ins>
      <w:ins w:id="39" w:author="凭栏听雨～" w:date="2026-05-29T10:19:25Z">
        <w:r>
          <w:rPr>
            <w:rFonts w:hint="eastAsia"/>
            <w:lang w:eastAsia="zh-CN"/>
          </w:rPr>
          <w:t>毛泽东</w:t>
        </w:r>
      </w:ins>
      <w:ins w:id="40" w:author="凭栏听雨～" w:date="2026-05-29T10:19:26Z">
        <w:r>
          <w:rPr>
            <w:rFonts w:hint="eastAsia"/>
            <w:lang w:eastAsia="zh-CN"/>
          </w:rPr>
          <w:t>的</w:t>
        </w:r>
      </w:ins>
      <w:ins w:id="41" w:author="凭栏听雨～" w:date="2026-05-29T10:19:31Z">
        <w:r>
          <w:rPr>
            <w:rFonts w:hint="eastAsia"/>
            <w:lang w:eastAsia="zh-CN"/>
          </w:rPr>
          <w:t>话音刚落，</w:t>
        </w:r>
      </w:ins>
      <w:ins w:id="42" w:author="凭栏听雨～" w:date="2026-05-29T10:19:32Z">
        <w:r>
          <w:rPr>
            <w:rFonts w:hint="eastAsia"/>
            <w:lang w:eastAsia="zh-CN"/>
          </w:rPr>
          <w:t>朱德</w:t>
        </w:r>
      </w:ins>
      <w:ins w:id="43" w:author="凭栏听雨～" w:date="2026-05-29T10:19:34Z">
        <w:r>
          <w:rPr>
            <w:rFonts w:hint="eastAsia"/>
            <w:lang w:eastAsia="zh-CN"/>
          </w:rPr>
          <w:t>站起身</w:t>
        </w:r>
      </w:ins>
      <w:ins w:id="44" w:author="凭栏听雨～" w:date="2026-05-29T10:19:37Z">
        <w:r>
          <w:rPr>
            <w:rFonts w:hint="eastAsia"/>
            <w:lang w:eastAsia="zh-CN"/>
          </w:rPr>
          <w:t>，</w:t>
        </w:r>
      </w:ins>
      <w:ins w:id="45" w:author="凭栏听雨～" w:date="2026-05-29T10:19:38Z">
        <w:r>
          <w:rPr>
            <w:rFonts w:hint="eastAsia"/>
            <w:lang w:eastAsia="zh-CN"/>
          </w:rPr>
          <w:t>只说了</w:t>
        </w:r>
      </w:ins>
      <w:ins w:id="46" w:author="凭栏听雨～" w:date="2026-05-29T10:19:40Z">
        <w:r>
          <w:rPr>
            <w:rFonts w:hint="eastAsia"/>
            <w:lang w:eastAsia="zh-CN"/>
          </w:rPr>
          <w:t>四个字</w:t>
        </w:r>
      </w:ins>
      <w:ins w:id="47" w:author="凭栏听雨～" w:date="2026-05-29T10:19:41Z">
        <w:r>
          <w:rPr>
            <w:rFonts w:hint="eastAsia"/>
            <w:lang w:eastAsia="zh-CN"/>
          </w:rPr>
          <w:t>“</w:t>
        </w:r>
      </w:ins>
      <w:ins w:id="48" w:author="凭栏听雨～" w:date="2026-05-29T10:19:44Z">
        <w:r>
          <w:rPr>
            <w:rFonts w:hint="eastAsia"/>
            <w:lang w:eastAsia="zh-CN"/>
          </w:rPr>
          <w:t>生死存亡</w:t>
        </w:r>
      </w:ins>
      <w:ins w:id="49" w:author="凭栏听雨～" w:date="2026-05-29T10:19:41Z">
        <w:r>
          <w:rPr>
            <w:rFonts w:hint="eastAsia"/>
            <w:lang w:eastAsia="zh-CN"/>
          </w:rPr>
          <w:t>”</w:t>
        </w:r>
      </w:ins>
      <w:ins w:id="50" w:author="凭栏听雨～" w:date="2026-05-29T10:19:47Z">
        <w:r>
          <w:rPr>
            <w:rFonts w:hint="eastAsia"/>
            <w:lang w:eastAsia="zh-CN"/>
          </w:rPr>
          <w:t>，——</w:t>
        </w:r>
      </w:ins>
      <w:ins w:id="51" w:author="凭栏听雨～" w:date="2026-05-29T10:19:49Z">
        <w:r>
          <w:rPr>
            <w:rFonts w:hint="eastAsia"/>
            <w:lang w:eastAsia="zh-CN"/>
          </w:rPr>
          <w:t>会场</w:t>
        </w:r>
      </w:ins>
      <w:ins w:id="52" w:author="凭栏听雨～" w:date="2026-05-29T10:19:51Z">
        <w:r>
          <w:rPr>
            <w:rFonts w:hint="eastAsia"/>
            <w:lang w:eastAsia="zh-CN"/>
          </w:rPr>
          <w:t>瞬间</w:t>
        </w:r>
      </w:ins>
      <w:ins w:id="53" w:author="凭栏听雨～" w:date="2026-05-29T10:19:52Z">
        <w:r>
          <w:rPr>
            <w:rFonts w:hint="eastAsia"/>
            <w:lang w:eastAsia="zh-CN"/>
          </w:rPr>
          <w:t>寂静</w:t>
        </w:r>
      </w:ins>
      <w:ins w:id="54" w:author="凭栏听雨～" w:date="2026-05-29T10:19:53Z">
        <w:r>
          <w:rPr>
            <w:rFonts w:hint="eastAsia"/>
            <w:lang w:eastAsia="zh-CN"/>
          </w:rPr>
          <w:t>。</w:t>
        </w:r>
      </w:ins>
      <w:ins w:id="55" w:author="凭栏听雨～" w:date="2026-05-29T10:19:22Z">
        <w:r>
          <w:rPr>
            <w:rFonts w:hint="eastAsia"/>
            <w:lang w:eastAsia="zh-CN"/>
          </w:rPr>
          <w:t>”</w:t>
        </w:r>
      </w:ins>
    </w:p>
    <w:p w14:paraId="45158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最终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大会全票通过《古田会议决议》，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决议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开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</w:rPr>
        <w:t>篇就点明：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  <w:t>各种错误思想的病根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val="en-US" w:eastAsia="zh-CN"/>
        </w:rPr>
        <w:t>就是“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  <w:t>党的领导机关缺乏对党员作正确路线的教育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  <w:t>。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</w:rPr>
        <w:t>决议系统批判了8类错误思想，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val="en-US" w:eastAsia="zh-CN"/>
        </w:rPr>
        <w:t>规定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val="en-US" w:eastAsia="zh-CN"/>
        </w:rPr>
        <w:t>中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  <w:t>国的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红军是一个执行革命的政治任务的武装集团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，</w:t>
      </w:r>
      <w:r>
        <w:rPr>
          <w:rFonts w:hint="eastAsia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  <w:t>必须绝对服从党的领导，明确了红军“打仗、筹款、做群众工作”三位一体的任务</w:t>
      </w:r>
      <w:r>
        <w:rPr>
          <w:rFonts w:hint="default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  <w:t>。</w:t>
      </w:r>
      <w:r>
        <w:rPr>
          <w:rFonts w:hint="eastAsia" w:ascii="Times New Roman" w:hAnsi="Times New Roman" w:eastAsia="方正仿宋_GBK" w:cs="Times New Roman"/>
          <w:sz w:val="32"/>
          <w:szCs w:val="32"/>
          <w:highlight w:val="none"/>
          <w:lang w:val="en-US" w:eastAsia="zh-CN"/>
        </w:rPr>
        <w:t>强调了加强党的思想建设的重要性。</w:t>
      </w:r>
    </w:p>
    <w:p w14:paraId="3AF3B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del w:id="56" w:author="凭栏听雨～" w:date="2026-05-29T10:20:21Z"/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</w:pPr>
      <w:del w:id="57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这场思想交锋</w:delText>
        </w:r>
      </w:del>
      <w:del w:id="58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带来的心灵震撼比战争来得更加深远、更加深刻。它彻底革除了旧军队</w:delText>
        </w:r>
      </w:del>
      <w:del w:id="59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积弊</w:delText>
        </w:r>
      </w:del>
      <w:del w:id="60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、</w:delText>
        </w:r>
      </w:del>
      <w:del w:id="61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重塑了人民军队的灵魂</w:delText>
        </w:r>
      </w:del>
      <w:del w:id="62" w:author="凭栏听雨～" w:date="2026-05-29T10:20:2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。</w:delText>
        </w:r>
      </w:del>
      <w:del w:id="63" w:author="凭栏听雨～" w:date="2026-05-29T10:20:2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让这支工农武装从此脱胎换骨，成为了不同于历史上任何一支旧式武装的新型人民军队</w:delText>
        </w:r>
      </w:del>
      <w:del w:id="64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，</w:delText>
        </w:r>
      </w:del>
      <w:del w:id="65" w:author="凭栏听雨～" w:date="2026-05-29T10:20:2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正是靠着这份军魂，</w:delText>
        </w:r>
      </w:del>
      <w:del w:id="66" w:author="凭栏听雨～" w:date="2026-05-29T10:20:2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我军一路从长征、抗日战争、解放战争打到抗美援朝，不断从胜利走向胜利！</w:delText>
        </w:r>
      </w:del>
      <w:ins w:id="67" w:author="凭栏听雨～" w:date="2026-05-29T10:20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（</w:t>
        </w:r>
      </w:ins>
      <w:ins w:id="68" w:author="凭栏听雨～" w:date="2026-05-29T10:20:3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有点</w:t>
        </w:r>
      </w:ins>
      <w:ins w:id="69" w:author="凭栏听雨～" w:date="2026-05-29T10:20:4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总结性</w:t>
        </w:r>
      </w:ins>
      <w:ins w:id="70" w:author="凭栏听雨～" w:date="2026-05-29T10:20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抒情</w:t>
        </w:r>
      </w:ins>
      <w:ins w:id="71" w:author="凭栏听雨～" w:date="2026-05-29T10:20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结尾的</w:t>
        </w:r>
      </w:ins>
      <w:ins w:id="72" w:author="凭栏听雨～" w:date="2026-05-29T10:20:5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意思，</w:t>
        </w:r>
      </w:ins>
      <w:ins w:id="73" w:author="凭栏听雨～" w:date="2026-05-29T10:20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“</w:t>
        </w:r>
      </w:ins>
      <w:ins w:id="74" w:author="凭栏听雨～" w:date="2026-05-29T10:20:5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更加深远</w:t>
        </w:r>
      </w:ins>
      <w:ins w:id="75" w:author="凭栏听雨～" w:date="2026-05-29T10:21:0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、</w:t>
        </w:r>
      </w:ins>
      <w:ins w:id="76" w:author="凭栏听雨～" w:date="2026-05-29T10:21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更加</w:t>
        </w:r>
      </w:ins>
      <w:ins w:id="77" w:author="凭栏听雨～" w:date="2026-05-29T10:21:0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深刻、</w:t>
        </w:r>
      </w:ins>
      <w:ins w:id="78" w:author="凭栏听雨～" w:date="2026-05-29T10:21:0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脱胎换骨</w:t>
        </w:r>
      </w:ins>
      <w:ins w:id="79" w:author="凭栏听雨～" w:date="2026-05-29T10:21:0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等</w:t>
        </w:r>
      </w:ins>
      <w:ins w:id="80" w:author="凭栏听雨～" w:date="2026-05-29T10:21:0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词语</w:t>
        </w:r>
      </w:ins>
      <w:ins w:id="81" w:author="凭栏听雨～" w:date="2026-05-29T10:21:1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堆叠</w:t>
        </w:r>
      </w:ins>
      <w:ins w:id="82" w:author="凭栏听雨～" w:date="2026-05-29T10:21:1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，</w:t>
        </w:r>
      </w:ins>
      <w:ins w:id="83" w:author="凭栏听雨～" w:date="2026-05-29T10:21:1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会</w:t>
        </w:r>
      </w:ins>
      <w:ins w:id="84" w:author="凭栏听雨～" w:date="2026-05-29T10:21:1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不会</w:t>
        </w:r>
      </w:ins>
      <w:ins w:id="85" w:author="凭栏听雨～" w:date="2026-05-29T10:21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显得空洞</w:t>
        </w:r>
      </w:ins>
      <w:ins w:id="86" w:author="凭栏听雨～" w:date="2026-05-29T10:20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”</w:t>
        </w:r>
      </w:ins>
      <w:ins w:id="87" w:author="凭栏听雨～" w:date="2026-05-29T10:20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）</w:t>
        </w:r>
      </w:ins>
      <w:ins w:id="88" w:author="凭栏听雨～" w:date="2026-05-29T10:21:3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我建议</w:t>
        </w:r>
      </w:ins>
      <w:ins w:id="89" w:author="凭栏听雨～" w:date="2026-05-29T10:21:3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，和</w:t>
        </w:r>
      </w:ins>
      <w:ins w:id="90" w:author="凭栏听雨～" w:date="2026-05-29T10:21:3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后面</w:t>
        </w:r>
      </w:ins>
      <w:ins w:id="91" w:author="凭栏听雨～" w:date="2026-05-29T10:21:3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总书记的</w:t>
        </w:r>
      </w:ins>
      <w:ins w:id="92" w:author="凭栏听雨～" w:date="2026-05-29T10:21:4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故事</w:t>
        </w:r>
      </w:ins>
      <w:ins w:id="93" w:author="凭栏听雨～" w:date="2026-05-29T10:21:4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衔接</w:t>
        </w:r>
      </w:ins>
      <w:ins w:id="94" w:author="凭栏听雨～" w:date="2026-05-29T10:21:4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起来，</w:t>
        </w:r>
      </w:ins>
      <w:ins w:id="95" w:author="凭栏听雨～" w:date="2026-05-29T10:21:4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用</w:t>
        </w:r>
      </w:ins>
      <w:ins w:id="96" w:author="凭栏听雨～" w:date="2026-05-29T10:21:4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一个</w:t>
        </w:r>
      </w:ins>
      <w:ins w:id="97" w:author="凭栏听雨～" w:date="2026-05-29T10:21:4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短句</w:t>
        </w:r>
      </w:ins>
      <w:ins w:id="98" w:author="凭栏听雨～" w:date="2026-05-29T10:21:5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衔接</w:t>
        </w:r>
      </w:ins>
      <w:ins w:id="99" w:author="凭栏听雨～" w:date="2026-05-29T10:21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：</w:t>
        </w:r>
      </w:ins>
      <w:ins w:id="100" w:author="凭栏听雨～" w:date="2026-05-29T10:21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从</w:t>
        </w:r>
      </w:ins>
      <w:ins w:id="101" w:author="凭栏听雨～" w:date="2026-05-29T10:21:5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那天起，</w:t>
        </w:r>
      </w:ins>
      <w:ins w:id="102" w:author="凭栏听雨～" w:date="2026-05-29T10:21:5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红军</w:t>
        </w:r>
      </w:ins>
      <w:ins w:id="103" w:author="凭栏听雨～" w:date="2026-05-29T10:21:5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的</w:t>
        </w:r>
      </w:ins>
      <w:ins w:id="104" w:author="凭栏听雨～" w:date="2026-05-29T10:22:0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每个连队</w:t>
        </w:r>
      </w:ins>
      <w:ins w:id="105" w:author="凭栏听雨～" w:date="2026-05-29T10:22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都</w:t>
        </w:r>
      </w:ins>
      <w:ins w:id="106" w:author="凭栏听雨～" w:date="2026-05-29T10:22:0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开始</w:t>
        </w:r>
      </w:ins>
      <w:ins w:id="107" w:author="凭栏听雨～" w:date="2026-05-29T10:22:0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思考</w:t>
        </w:r>
      </w:ins>
      <w:ins w:id="108" w:author="凭栏听雨～" w:date="2026-05-29T10:22:0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同一个</w:t>
        </w:r>
      </w:ins>
      <w:ins w:id="109" w:author="凭栏听雨～" w:date="2026-05-29T10:22:0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问题，</w:t>
        </w:r>
      </w:ins>
      <w:ins w:id="110" w:author="凭栏听雨～" w:date="2026-05-29T10:22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“</w:t>
        </w:r>
      </w:ins>
      <w:ins w:id="111" w:author="凭栏听雨～" w:date="2026-05-29T10:22:1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为谁</w:t>
        </w:r>
      </w:ins>
      <w:ins w:id="112" w:author="凭栏听雨～" w:date="2026-05-29T10:22:1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扛枪</w:t>
        </w:r>
      </w:ins>
      <w:ins w:id="113" w:author="凭栏听雨～" w:date="2026-05-29T10:22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”</w:t>
        </w:r>
      </w:ins>
      <w:ins w:id="114" w:author="凭栏听雨～" w:date="2026-05-29T10:22:2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，</w:t>
        </w:r>
      </w:ins>
      <w:ins w:id="115" w:author="凭栏听雨～" w:date="2026-05-29T10:22:5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“</w:t>
        </w:r>
      </w:ins>
      <w:ins w:id="116" w:author="凭栏听雨～" w:date="2026-05-29T10:22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红旗</w:t>
        </w:r>
      </w:ins>
      <w:ins w:id="117" w:author="凭栏听雨～" w:date="2026-05-29T10:22:5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要</w:t>
        </w:r>
      </w:ins>
      <w:ins w:id="118" w:author="凭栏听雨～" w:date="2026-05-29T10:22:5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指向</w:t>
        </w:r>
      </w:ins>
      <w:ins w:id="119" w:author="凭栏听雨～" w:date="2026-05-29T10:22:5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哪里</w:t>
        </w:r>
      </w:ins>
      <w:ins w:id="120" w:author="凭栏听雨～" w:date="2026-05-29T10:22:5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”</w:t>
        </w:r>
      </w:ins>
      <w:ins w:id="121" w:author="凭栏听雨～" w:date="2026-05-29T10:23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？</w:t>
        </w:r>
      </w:ins>
    </w:p>
    <w:p w14:paraId="4A8F1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正如习近平总书记常讲的那个故事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：“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红军过草地的时候，伙夫同志一起床，不问今天有没有米煮饭，却先问向南走还是向北走。这说明在红军队伍里，即便是一名炊事员，也懂得方向问题比吃什么更重要。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</w:p>
    <w:p w14:paraId="21FB2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进入新时代，长期和平环境下，享乐主义、特权思想、腐败问题在部队滋生蔓延，人民军队面临初心褪色、作风涣散的又一次严峻考验。总书记严肃警示：“这些问题已经到了非解决不可的时候了！否则军队就有变质变色的危险。”</w:t>
      </w:r>
    </w:p>
    <w:p w14:paraId="61A6B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del w:id="122" w:author="凭栏听雨～" w:date="2026-05-29T10:23:36Z"/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2014年10月，习近平总书记带领全军高级将领重回古田寻根溯源，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深情重申“革命的政治工作是革命军队的生命线”，以刮骨疗毒、壮士断腕的决心，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激浊扬清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  <w:del w:id="123" w:author="凭栏听雨～" w:date="2026-05-29T10:23:3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红色古田开启了思想建党、政治建军的新征程。</w:delText>
        </w:r>
      </w:del>
      <w:ins w:id="124" w:author="凭栏听雨～" w:date="2026-05-29T10:23:3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（</w:t>
        </w:r>
      </w:ins>
      <w:ins w:id="125" w:author="凭栏听雨～" w:date="2026-05-29T10:23:4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这句话</w:t>
        </w:r>
      </w:ins>
      <w:ins w:id="126" w:author="凭栏听雨～" w:date="2026-05-29T10:23:4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与</w:t>
        </w:r>
      </w:ins>
      <w:ins w:id="127" w:author="凭栏听雨～" w:date="2026-05-29T10:23:4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前面</w:t>
        </w:r>
      </w:ins>
      <w:ins w:id="128" w:author="凭栏听雨～" w:date="2026-05-29T10:23:4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壮士断腕</w:t>
        </w:r>
      </w:ins>
      <w:ins w:id="129" w:author="凭栏听雨～" w:date="2026-05-29T10:23:4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的</w:t>
        </w:r>
      </w:ins>
      <w:ins w:id="130" w:author="凭栏听雨～" w:date="2026-05-29T10:23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动作描写</w:t>
        </w:r>
      </w:ins>
      <w:ins w:id="131" w:author="凭栏听雨～" w:date="2026-05-29T10:23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有点</w:t>
        </w:r>
      </w:ins>
      <w:ins w:id="132" w:author="凭栏听雨～" w:date="2026-05-29T10:23:5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脱节</w:t>
        </w:r>
      </w:ins>
      <w:ins w:id="133" w:author="凭栏听雨～" w:date="2026-05-29T10:23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，</w:t>
        </w:r>
      </w:ins>
      <w:ins w:id="134" w:author="凭栏听雨～" w:date="2026-05-29T10:24:0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像</w:t>
        </w:r>
      </w:ins>
      <w:ins w:id="135" w:author="凭栏听雨～" w:date="2026-05-29T10:24:0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突然插入</w:t>
        </w:r>
      </w:ins>
      <w:ins w:id="136" w:author="凭栏听雨～" w:date="2026-05-29T10:24:1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的</w:t>
        </w:r>
      </w:ins>
      <w:ins w:id="137" w:author="凭栏听雨～" w:date="2026-05-29T10:24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标语</w:t>
        </w:r>
      </w:ins>
      <w:ins w:id="138" w:author="凭栏听雨～" w:date="2026-05-29T10:24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，。</w:t>
        </w:r>
      </w:ins>
      <w:ins w:id="139" w:author="凭栏听雨～" w:date="2026-05-29T10:24:3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我建议</w:t>
        </w:r>
      </w:ins>
      <w:ins w:id="140" w:author="凭栏听雨～" w:date="2026-05-29T10:24:4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采用</w:t>
        </w:r>
      </w:ins>
      <w:ins w:id="141" w:author="凭栏听雨～" w:date="2026-05-29T10:24:4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叙事性</w:t>
        </w:r>
      </w:ins>
      <w:ins w:id="142" w:author="凭栏听雨～" w:date="2026-05-29T10:24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表述</w:t>
        </w:r>
      </w:ins>
      <w:ins w:id="143" w:author="凭栏听雨～" w:date="2026-05-29T10:24:4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：</w:t>
        </w:r>
      </w:ins>
      <w:ins w:id="144" w:author="凭栏听雨～" w:date="2026-05-29T10:24:5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总书记</w:t>
        </w:r>
      </w:ins>
      <w:ins w:id="145" w:author="凭栏听雨～" w:date="2026-05-29T10:24:5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指出，</w:t>
        </w:r>
      </w:ins>
      <w:ins w:id="146" w:author="凭栏听雨～" w:date="2026-05-29T10:24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要</w:t>
        </w:r>
      </w:ins>
      <w:ins w:id="147" w:author="凭栏听雨～" w:date="2026-05-29T10:25:0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把</w:t>
        </w:r>
      </w:ins>
      <w:ins w:id="148" w:author="凭栏听雨～" w:date="2026-05-29T10:25:1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人民军队</w:t>
        </w:r>
      </w:ins>
      <w:ins w:id="149" w:author="凭栏听雨～" w:date="2026-05-29T10:25:1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建设</w:t>
        </w:r>
      </w:ins>
      <w:ins w:id="150" w:author="凭栏听雨～" w:date="2026-05-29T10:25:1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的</w:t>
        </w:r>
      </w:ins>
      <w:ins w:id="151" w:author="凭栏听雨～" w:date="2026-05-29T10:25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根本性</w:t>
        </w:r>
      </w:ins>
      <w:ins w:id="152" w:author="凭栏听雨～" w:date="2026-05-29T10:25:2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支柱</w:t>
        </w:r>
      </w:ins>
      <w:ins w:id="153" w:author="凭栏听雨～" w:date="2026-05-29T10:25:2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立起来，</w:t>
        </w:r>
      </w:ins>
      <w:ins w:id="154" w:author="凭栏听雨～" w:date="2026-05-29T10:25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从</w:t>
        </w:r>
      </w:ins>
      <w:ins w:id="155" w:author="凭栏听雨～" w:date="2026-05-29T10:25:4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那</w:t>
        </w:r>
      </w:ins>
      <w:ins w:id="156" w:author="凭栏听雨～" w:date="2026-05-29T10:25:5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依旧</w:t>
        </w:r>
      </w:ins>
      <w:ins w:id="157" w:author="凭栏听雨～" w:date="2026-05-29T10:25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，</w:t>
        </w:r>
      </w:ins>
      <w:ins w:id="158" w:author="凭栏听雨～" w:date="2026-05-29T10:25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人民军队</w:t>
        </w:r>
      </w:ins>
      <w:ins w:id="159" w:author="凭栏听雨～" w:date="2026-05-29T10:25:5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迎来了</w:t>
        </w:r>
      </w:ins>
      <w:ins w:id="160" w:author="凭栏听雨～" w:date="2026-05-29T10:25:5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一场</w:t>
        </w:r>
      </w:ins>
      <w:ins w:id="161" w:author="凭栏听雨～" w:date="2026-05-29T10:26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脱胎</w:t>
        </w:r>
      </w:ins>
      <w:ins w:id="162" w:author="凭栏听雨～" w:date="2026-05-29T10:26:0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换</w:t>
        </w:r>
      </w:ins>
      <w:ins w:id="163" w:author="凭栏听雨～" w:date="2026-05-29T10:26:0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骨</w:t>
        </w:r>
      </w:ins>
      <w:ins w:id="164" w:author="凭栏听雨～" w:date="2026-05-29T10:26:2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、</w:t>
        </w:r>
      </w:ins>
      <w:ins w:id="165" w:author="凭栏听雨～" w:date="2026-05-29T10:26:2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刀刃向内</w:t>
        </w:r>
      </w:ins>
      <w:ins w:id="166" w:author="凭栏听雨～" w:date="2026-05-29T10:26:0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的</w:t>
        </w:r>
      </w:ins>
      <w:ins w:id="167" w:author="凭栏听雨～" w:date="2026-05-29T10:26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自我革命</w:t>
        </w:r>
      </w:ins>
      <w:ins w:id="168" w:author="凭栏听雨～" w:date="2026-05-29T10:23:3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）</w:t>
        </w:r>
      </w:ins>
    </w:p>
    <w:p w14:paraId="2AE30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二、直面和平积弊，审视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的现实挑战</w:t>
      </w:r>
    </w:p>
    <w:p w14:paraId="390CB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同志们，古田烽火警示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我们：丢了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，队伍就会迷失方向</w:t>
      </w:r>
      <w:del w:id="169" w:author="凭栏听雨～" w:date="2026-05-29T10:27:10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delText>，</w:delText>
        </w:r>
      </w:del>
      <w:del w:id="170" w:author="凭栏听雨～" w:date="2026-05-29T10:27:1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不堪一击。</w:delText>
        </w:r>
      </w:del>
      <w:ins w:id="171" w:author="凭栏听雨～" w:date="2026-05-29T10:27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（</w:t>
        </w:r>
      </w:ins>
      <w:ins w:id="172" w:author="凭栏听雨～" w:date="2026-05-29T10:27:1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这个词</w:t>
        </w:r>
      </w:ins>
      <w:ins w:id="173" w:author="凭栏听雨～" w:date="2026-05-29T10:27:1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有点突兀，</w:t>
        </w:r>
      </w:ins>
      <w:ins w:id="174" w:author="凭栏听雨～" w:date="2026-05-29T10:27:1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可以</w:t>
        </w:r>
      </w:ins>
      <w:ins w:id="175" w:author="凭栏听雨～" w:date="2026-05-29T10:27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删除</w:t>
        </w:r>
      </w:ins>
      <w:ins w:id="176" w:author="凭栏听雨～" w:date="2026-05-29T10:27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）</w:t>
        </w:r>
      </w:ins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而今，身处和平年代，或许有人会问：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这条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还那么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紧要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吗？</w:t>
      </w:r>
    </w:p>
    <w:p w14:paraId="0AFEE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就在今年年初，美以联合打击伊朗。短短40天高强度空袭，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面对突如其来的军事打击，伊朗国防力量仿佛形同虚设，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整个国家陷入了战火浩劫。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我们敢说，这背后没有思想麻痹、备战不足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的问题吗？反观我们自己，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是否同样存在这样的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和平积弊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呢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？</w:t>
      </w:r>
    </w:p>
    <w:p w14:paraId="15810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前期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在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我对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基层民兵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调研中，听到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了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一些话，心里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百般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滋味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。</w:t>
      </w:r>
    </w:p>
    <w:p w14:paraId="72A4C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有人私下说：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听党指挥是必须的，但评先评优、转正提干也得替我考虑考虑吧？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我知道，和平久了，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种遇事先算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个人得失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的言语绝非个例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。</w:t>
      </w:r>
    </w:p>
    <w:p w14:paraId="6E68D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有人接到急难险重任务，第一反应是：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为什么是我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”？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我也明白，太平日子久了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  <w:t>这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种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  <w:t>担当精神弱化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的苗头正侵蚀我们的治军根基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  <w:t>。</w:t>
      </w:r>
    </w:p>
    <w:p w14:paraId="7407C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还有民兵同志说：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仗又打不起来，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训练还要求那么高干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嘛？差不多得了。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我还清楚，许久不上真战场，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备战松懈意识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正在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  <w:t>队伍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32"/>
          <w:szCs w:val="32"/>
          <w:lang w:val="en-US" w:eastAsia="zh-CN"/>
        </w:rPr>
        <w:t>里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  <w:lang w:eastAsia="zh-CN"/>
        </w:rPr>
        <w:t>加剧恶化！</w:t>
      </w:r>
    </w:p>
    <w:p w14:paraId="5ECD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国防部官网曾通报：某装甲部队演练，因为没按实战要求带齐抢修器材，战车脱轨后无法自救，当场被判零分；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还有部队夜间机动训练，因指挥棒电量不足，造成整个车队延误任务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7803C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同志们，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我们不妨设想一下，这些被忽视的细节，如果放到了美伊冲突的战场上，那又将是一番怎样的光景呢？</w:t>
      </w:r>
    </w:p>
    <w:p w14:paraId="37399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习近平总书记告诫我们：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能战方能止战，准备打才可能不必打，越不能打越可能挨打。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和平从来不是凭空得来的馈赠，</w:t>
      </w:r>
      <w:r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val="en-US" w:eastAsia="zh-CN"/>
        </w:rPr>
        <w:t>是靠实力和汗水拼出来的底气</w:t>
      </w:r>
      <w:r>
        <w:rPr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  <w:t>。</w:t>
      </w:r>
      <w:ins w:id="177" w:author="凭栏听雨～" w:date="2026-05-29T10:28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（</w:t>
        </w:r>
      </w:ins>
      <w:ins w:id="178" w:author="凭栏听雨～" w:date="2026-05-29T10:28:3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我建议</w:t>
        </w:r>
      </w:ins>
      <w:ins w:id="179" w:author="凭栏听雨～" w:date="2026-05-29T10:28:3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形象化</w:t>
        </w:r>
      </w:ins>
      <w:ins w:id="180" w:author="凭栏听雨～" w:date="2026-05-29T10:28:3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表达</w:t>
        </w:r>
      </w:ins>
      <w:ins w:id="181" w:author="凭栏听雨～" w:date="2026-05-29T10:28:4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代替</w:t>
        </w:r>
      </w:ins>
      <w:ins w:id="182" w:author="凭栏听雨～" w:date="2026-05-29T10:28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书面表达</w:t>
        </w:r>
      </w:ins>
      <w:ins w:id="183" w:author="凭栏听雨～" w:date="2026-05-29T10:28:4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：</w:t>
        </w:r>
      </w:ins>
      <w:ins w:id="184" w:author="凭栏听雨～" w:date="2026-05-29T10:28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和平不是</w:t>
        </w:r>
      </w:ins>
      <w:ins w:id="185" w:author="凭栏听雨～" w:date="2026-05-29T10:28:5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从天</w:t>
        </w:r>
      </w:ins>
      <w:ins w:id="186" w:author="凭栏听雨～" w:date="2026-05-29T10:28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上</w:t>
        </w:r>
      </w:ins>
      <w:ins w:id="187" w:author="凭栏听雨～" w:date="2026-05-29T10:28:5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掉下来的</w:t>
        </w:r>
      </w:ins>
      <w:ins w:id="188" w:author="凭栏听雨～" w:date="2026-05-29T10:29:0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馅饼，</w:t>
        </w:r>
      </w:ins>
      <w:ins w:id="189" w:author="凭栏听雨～" w:date="2026-05-29T10:29:0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是</w:t>
        </w:r>
      </w:ins>
      <w:ins w:id="190" w:author="凭栏听雨～" w:date="2026-05-29T10:29:0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你我</w:t>
        </w:r>
      </w:ins>
      <w:ins w:id="191" w:author="凭栏听雨～" w:date="2026-05-29T10:29:0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每天在</w:t>
        </w:r>
      </w:ins>
      <w:ins w:id="192" w:author="凭栏听雨～" w:date="2026-05-29T10:29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训练场</w:t>
        </w:r>
      </w:ins>
      <w:ins w:id="193" w:author="凭栏听雨～" w:date="2026-05-29T10:29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上</w:t>
        </w:r>
      </w:ins>
      <w:ins w:id="194" w:author="凭栏听雨～" w:date="2026-05-29T10:29:1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摔打</w:t>
        </w:r>
      </w:ins>
      <w:ins w:id="195" w:author="凭栏听雨～" w:date="2026-05-29T10:29:1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出来的</w:t>
        </w:r>
      </w:ins>
      <w:ins w:id="196" w:author="凭栏听雨～" w:date="2026-05-29T10:29:2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底气</w:t>
        </w:r>
      </w:ins>
      <w:ins w:id="197" w:author="凭栏听雨～" w:date="2026-05-29T10:28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）</w:t>
        </w:r>
      </w:ins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敌人也不会等我们准备好了再动手。训练场上的一次“差不多”，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就是战场上生与死的分界线；今天的一丝松懈麻痹，明天就可能付出血的代价。</w:t>
      </w:r>
    </w:p>
    <w:p w14:paraId="1DEAA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三、走近英雄榜样，感悟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的精神坐标</w:t>
      </w:r>
    </w:p>
    <w:p w14:paraId="5B8F9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del w:id="198" w:author="凭栏听雨～" w:date="2026-05-29T10:29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当然，</w:delText>
        </w:r>
      </w:del>
      <w:del w:id="199" w:author="凭栏听雨～" w:date="2026-05-29T10:29:3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和平年代</w:delText>
        </w:r>
      </w:del>
      <w:del w:id="200" w:author="凭栏听雨～" w:date="2026-05-29T10:29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也</w:delText>
        </w:r>
      </w:del>
      <w:del w:id="201" w:author="凭栏听雨～" w:date="2026-05-29T10:29:3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不都是疲软懈怠，仍有</w:delText>
        </w:r>
      </w:del>
      <w:del w:id="202" w:author="凭栏听雨～" w:date="2026-05-29T10:29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初心不改、本色不变的</w:delText>
        </w:r>
      </w:del>
      <w:del w:id="203" w:author="凭栏听雨～" w:date="2026-05-29T10:29:31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铮铮铁骨，</w:delText>
        </w:r>
      </w:del>
      <w:del w:id="204" w:author="凭栏听雨～" w:date="2026-05-29T10:29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把“生命线”的根，扎进家乡的泥土里。</w:delText>
        </w:r>
      </w:del>
      <w:ins w:id="205" w:author="凭栏听雨～" w:date="2026-05-29T10:29:3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（</w:t>
        </w:r>
      </w:ins>
      <w:ins w:id="206" w:author="凭栏听雨～" w:date="2026-05-29T10:29:3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现在</w:t>
        </w:r>
      </w:ins>
      <w:ins w:id="207" w:author="凭栏听雨～" w:date="2026-05-29T10:29:3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看来，</w:t>
        </w:r>
      </w:ins>
      <w:ins w:id="208" w:author="凭栏听雨～" w:date="2026-05-29T10:29:3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这个</w:t>
        </w:r>
      </w:ins>
      <w:ins w:id="209" w:author="凭栏听雨～" w:date="2026-05-29T10:29:3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转折</w:t>
        </w:r>
      </w:ins>
      <w:ins w:id="210" w:author="凭栏听雨～" w:date="2026-05-29T10:29:4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过于直白，</w:t>
        </w:r>
      </w:ins>
      <w:ins w:id="211" w:author="凭栏听雨～" w:date="2026-05-29T10:29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有点像</w:t>
        </w:r>
      </w:ins>
      <w:ins w:id="212" w:author="凭栏听雨～" w:date="2026-05-29T10:29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先贬后褒的</w:t>
        </w:r>
      </w:ins>
      <w:ins w:id="213" w:author="凭栏听雨～" w:date="2026-05-29T10:29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套路，</w:t>
        </w:r>
      </w:ins>
      <w:ins w:id="214" w:author="凭栏听雨～" w:date="2026-05-29T10:30:1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我建议</w:t>
        </w:r>
      </w:ins>
      <w:ins w:id="215" w:author="凭栏听雨～" w:date="2026-05-29T10:30:1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以</w:t>
        </w:r>
      </w:ins>
      <w:ins w:id="216" w:author="凭栏听雨～" w:date="2026-05-29T10:30:1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平实</w:t>
        </w:r>
      </w:ins>
      <w:ins w:id="217" w:author="凭栏听雨～" w:date="2026-05-29T10:30:1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语言</w:t>
        </w:r>
      </w:ins>
      <w:ins w:id="218" w:author="凭栏听雨～" w:date="2026-05-29T10:30:2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转述</w:t>
        </w:r>
      </w:ins>
      <w:ins w:id="219" w:author="凭栏听雨～" w:date="2026-05-29T10:30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：</w:t>
        </w:r>
      </w:ins>
      <w:ins w:id="220" w:author="凭栏听雨～" w:date="2026-05-29T10:30:2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但我</w:t>
        </w:r>
      </w:ins>
      <w:ins w:id="221" w:author="凭栏听雨～" w:date="2026-05-29T10:30:2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也</w:t>
        </w:r>
      </w:ins>
      <w:ins w:id="222" w:author="凭栏听雨～" w:date="2026-05-29T10:30:2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看到，</w:t>
        </w:r>
      </w:ins>
      <w:ins w:id="223" w:author="凭栏听雨～" w:date="2026-05-29T10:30:2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同样</w:t>
        </w:r>
      </w:ins>
      <w:ins w:id="224" w:author="凭栏听雨～" w:date="2026-05-29T10:30:3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是在</w:t>
        </w:r>
      </w:ins>
      <w:ins w:id="225" w:author="凭栏听雨～" w:date="2026-05-29T10:30:3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和平年代，</w:t>
        </w:r>
      </w:ins>
      <w:ins w:id="226" w:author="凭栏听雨～" w:date="2026-05-29T10:30:3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有人</w:t>
        </w:r>
      </w:ins>
      <w:ins w:id="227" w:author="凭栏听雨～" w:date="2026-05-29T10:30:3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却</w:t>
        </w:r>
      </w:ins>
      <w:ins w:id="228" w:author="凭栏听雨～" w:date="2026-05-29T10:30:3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活成了</w:t>
        </w:r>
      </w:ins>
      <w:ins w:id="229" w:author="凭栏听雨～" w:date="2026-05-29T10:30:4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另一种</w:t>
        </w:r>
      </w:ins>
      <w:ins w:id="230" w:author="凭栏听雨～" w:date="2026-05-29T10:30:4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样子</w:t>
        </w:r>
      </w:ins>
      <w:ins w:id="231" w:author="凭栏听雨～" w:date="2026-05-29T10:29:3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）</w:t>
        </w:r>
      </w:ins>
      <w:ins w:id="232" w:author="凭栏听雨～" w:date="2026-05-29T10:30:4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这样</w:t>
        </w:r>
      </w:ins>
      <w:ins w:id="233" w:author="凭栏听雨～" w:date="2026-05-29T10:30:4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可以</w:t>
        </w:r>
      </w:ins>
      <w:ins w:id="234" w:author="凭栏听雨～" w:date="2026-05-29T10:30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自然</w:t>
        </w:r>
      </w:ins>
      <w:ins w:id="235" w:author="凭栏听雨～" w:date="2026-05-29T10:30:5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承上启下</w:t>
        </w:r>
      </w:ins>
      <w:ins w:id="236" w:author="凭栏听雨～" w:date="2026-05-29T10:30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t>。</w:t>
        </w:r>
      </w:ins>
      <w:r>
        <w:rPr>
          <w:rFonts w:hint="eastAsia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接下来，让我们走进2位战友，听听他们故事——</w:t>
      </w:r>
    </w:p>
    <w:p w14:paraId="31E99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</w:rPr>
        <w:t>第一位，叫席明柯。云南省瓦马乡的村支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书，也是一名基干民兵。</w:t>
      </w:r>
    </w:p>
    <w:p w14:paraId="45CE4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他坚守的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地方，一到雨季就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发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洪涝、滑坡、泥石流。别人往山下跑，他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却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往山上冲。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那年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暴雨夜，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报警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电话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响起：“山体裂缝，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有滑坡风险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。”他披上雨衣，冲进雨幕。手电光微弱，泥水没过了脚踝，他深一脚浅一脚挨家敲门、背老人、抱孩子，硬是把37户人家全部转移。当最后一个人刚被撤出来，不到半小时，身后“轰”的一声——半边山塌了。泥石流裹着砂石瓦砾，从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获救的乡亲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旁呼啸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而过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。当众人回过神来，后怕的泪水夺眶而出。</w:t>
      </w:r>
    </w:p>
    <w:p w14:paraId="29762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后来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记者采访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那一刻，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你不怕吗？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他愣了一会儿，说：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怕。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我也怕回不来，但我更怕乡亲们出不来！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”</w:t>
      </w:r>
    </w:p>
    <w:p w14:paraId="72F38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您看，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忠诚不是挂在嘴上的口号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，而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是泥石流前那一步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坚毅的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逆行。</w:t>
      </w:r>
    </w:p>
    <w:p w14:paraId="20966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第二位，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赵经宝。湖南双峰县的一名退役军人民兵。</w:t>
      </w:r>
    </w:p>
    <w:p w14:paraId="0FF3C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从部队退役后，他本可以在城里找份安稳工作。可他偏不，卷起铺盖回了黄龙山的穷山沟。他把退役金和银行贷款全砸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了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进去，办了一家生态养殖场。头两年，赔得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精光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，村里人笑话他：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当兵当傻了，回来往火坑里跳。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</w:p>
    <w:p w14:paraId="5891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他没吭声，白天喂猪、晚上看书，硬是把养殖技术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钻研透了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。第三年，猪场盈利了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他做的第一件事不是换好车，而是把仔猪赊给村里的贫困户，手把手教他们养，养大了再帮着卖。有人问他图啥？他说：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部队教会我做人做事。现在，我就想带着乡亲们一起过上好日子。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</w:p>
    <w:p w14:paraId="092AA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您听，担当不是一时热血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是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退伍不褪色的赤子之心。</w:t>
      </w:r>
    </w:p>
    <w:p w14:paraId="0BD85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</w:pP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val="en-US" w:eastAsia="zh-CN"/>
        </w:rPr>
        <w:t>同志们，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乡村振兴，靠的不是文件口号，而是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脚上沾满泥土、心中装着乡亲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的那份真情。</w:t>
      </w:r>
    </w:p>
    <w:p w14:paraId="55DC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0000FF"/>
          <w:sz w:val="32"/>
          <w:szCs w:val="32"/>
          <w:highlight w:val="yellow"/>
          <w:lang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为什么席明柯能在暴雨泥石流前吼出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有危险我先上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，为什么赵经宝能在穷山沟里硬撑三年也要带着乡亲们致富，为什么从南昌城头的枪声到天安门前的礼炮、从新疆戈壁的拓荒到汶川废墟的搜寻、从九八抗洪的人墙到武汉抗疫的迷彩，每一次急难险重冲在最前面的总是这身军装？因为他们都走进过同一个熔炉——人民军队；从入伍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val="en-US" w:eastAsia="zh-CN"/>
        </w:rPr>
        <w:t>的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第一天起，古田会议定下的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思想整风、政治整训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这条生命线就为他们校准了人生的准星，让他们知道当兵不是为了升官发财而是扛起千钧重担，让他们懂得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枪听我的话、我听党的话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这个道理比命还重。战火纷飞时，这条生命线告诉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val="en-US" w:eastAsia="zh-CN"/>
        </w:rPr>
        <w:t>了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他们为谁扛枪、为谁打仗；和平岁月里，生命线告诉他们为谁吃苦、为谁站岗。穿上军装，他们明白——我是人民的子弟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val="en-US" w:eastAsia="zh-CN"/>
        </w:rPr>
        <w:t>兵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；脱下军装，他们记得——我是人民的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卫士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、信仰永不褪色。千千万万个席明柯、赵经宝，就是在这座熔炉里百炼成钢，用最笨的办法、最实的行动，在每一个不起眼的角落撑起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val="en-US" w:eastAsia="zh-CN"/>
        </w:rPr>
        <w:t>了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这条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生命线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最坚实的底座——这，就是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政治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工作的力量，看不见、摸不着，却能把一个普通人炼成一块钢，让一支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val="en-US" w:eastAsia="zh-CN"/>
        </w:rPr>
        <w:t>队伍</w:t>
      </w:r>
      <w:r>
        <w:rPr>
          <w:rFonts w:hint="default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无往不胜、百坚不摧</w:t>
      </w:r>
      <w:r>
        <w:rPr>
          <w:rFonts w:hint="eastAsia" w:ascii="Times New Roman" w:hAnsi="Times New Roman" w:eastAsia="方正仿宋_GBK" w:cs="Times New Roman"/>
          <w:b/>
          <w:bCs/>
          <w:color w:val="0000FF"/>
          <w:sz w:val="32"/>
          <w:szCs w:val="32"/>
          <w:highlight w:val="yellow"/>
          <w:lang w:eastAsia="zh-CN"/>
        </w:rPr>
        <w:t>！</w:t>
      </w:r>
      <w:ins w:id="237" w:author="凭栏听雨～" w:date="2026-05-29T10:31:04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（</w:t>
        </w:r>
      </w:ins>
      <w:ins w:id="238" w:author="凭栏听雨～" w:date="2026-05-29T10:31:06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我仔细</w:t>
        </w:r>
      </w:ins>
      <w:ins w:id="239" w:author="凭栏听雨～" w:date="2026-05-29T10:31:07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思考，</w:t>
        </w:r>
      </w:ins>
      <w:ins w:id="240" w:author="凭栏听雨～" w:date="2026-05-29T10:31:08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这个</w:t>
        </w:r>
      </w:ins>
      <w:ins w:id="241" w:author="凭栏听雨～" w:date="2026-05-29T10:31:11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段落里面的</w:t>
        </w:r>
      </w:ins>
      <w:ins w:id="242" w:author="凭栏听雨～" w:date="2026-05-29T10:31:13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信息、</w:t>
        </w:r>
      </w:ins>
      <w:ins w:id="243" w:author="凭栏听雨～" w:date="2026-05-29T10:31:14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历史</w:t>
        </w:r>
      </w:ins>
      <w:ins w:id="244" w:author="凭栏听雨～" w:date="2026-05-29T10:31:16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、</w:t>
        </w:r>
      </w:ins>
      <w:ins w:id="245" w:author="凭栏听雨～" w:date="2026-05-29T10:31:17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观点</w:t>
        </w:r>
      </w:ins>
      <w:ins w:id="246" w:author="凭栏听雨～" w:date="2026-05-29T10:31:19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太多了，</w:t>
        </w:r>
      </w:ins>
      <w:ins w:id="247" w:author="凭栏听雨～" w:date="2026-05-29T10:31:20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确实</w:t>
        </w:r>
      </w:ins>
      <w:ins w:id="248" w:author="凭栏听雨～" w:date="2026-05-29T10:31:21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有</w:t>
        </w:r>
      </w:ins>
      <w:ins w:id="249" w:author="凭栏听雨～" w:date="2026-05-29T10:31:23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掉书袋</w:t>
        </w:r>
      </w:ins>
      <w:ins w:id="250" w:author="凭栏听雨～" w:date="2026-05-29T10:31:26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嫌疑。</w:t>
        </w:r>
      </w:ins>
      <w:ins w:id="251" w:author="凭栏听雨～" w:date="2026-05-29T10:31:34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语言密度</w:t>
        </w:r>
      </w:ins>
      <w:ins w:id="252" w:author="凭栏听雨～" w:date="2026-05-29T10:31:35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太高，</w:t>
        </w:r>
      </w:ins>
      <w:ins w:id="253" w:author="凭栏听雨～" w:date="2026-05-29T10:31:39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说理</w:t>
        </w:r>
      </w:ins>
      <w:ins w:id="254" w:author="凭栏听雨～" w:date="2026-05-29T10:31:41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太</w:t>
        </w:r>
      </w:ins>
      <w:ins w:id="255" w:author="凭栏听雨～" w:date="2026-05-29T10:31:43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满，</w:t>
        </w:r>
      </w:ins>
      <w:ins w:id="256" w:author="凭栏听雨～" w:date="2026-05-29T10:31:45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我感觉</w:t>
        </w:r>
      </w:ins>
      <w:ins w:id="257" w:author="凭栏听雨～" w:date="2026-05-29T10:31:49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可以做</w:t>
        </w:r>
      </w:ins>
      <w:ins w:id="258" w:author="凭栏听雨～" w:date="2026-05-29T10:31:50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适当</w:t>
        </w:r>
      </w:ins>
      <w:ins w:id="259" w:author="凭栏听雨～" w:date="2026-05-29T10:31:52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拆分，</w:t>
        </w:r>
      </w:ins>
      <w:ins w:id="260" w:author="凭栏听雨～" w:date="2026-05-29T10:31:57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可以</w:t>
        </w:r>
      </w:ins>
      <w:ins w:id="261" w:author="凭栏听雨～" w:date="2026-05-29T10:32:04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适当</w:t>
        </w:r>
      </w:ins>
      <w:ins w:id="262" w:author="凭栏听雨～" w:date="2026-05-29T10:32:05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减少</w:t>
        </w:r>
      </w:ins>
      <w:ins w:id="263" w:author="凭栏听雨～" w:date="2026-05-29T10:32:07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排比</w:t>
        </w:r>
      </w:ins>
      <w:ins w:id="264" w:author="凭栏听雨～" w:date="2026-05-29T10:31:04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）</w:t>
        </w:r>
      </w:ins>
      <w:ins w:id="265" w:author="凭栏听雨～" w:date="2026-05-29T10:32:43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可以</w:t>
        </w:r>
      </w:ins>
      <w:ins w:id="266" w:author="凭栏听雨～" w:date="2026-05-29T10:32:44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这样</w:t>
        </w:r>
      </w:ins>
      <w:ins w:id="267" w:author="凭栏听雨～" w:date="2026-05-29T10:32:45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：</w:t>
        </w:r>
      </w:ins>
      <w:ins w:id="268" w:author="凭栏听雨～" w:date="2026-05-29T10:33:01Z">
        <w:r>
          <w:rPr>
            <w:rFonts w:ascii="Segoe UI" w:hAnsi="Segoe UI" w:eastAsia="Segoe UI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</w:rPr>
          <w:t>为什么席明柯敢在泥石流前说“我先上”？为什么赵经宝在穷山沟里一扎就是三年？</w:t>
        </w:r>
      </w:ins>
      <w:ins w:id="269" w:author="凭栏听雨～" w:date="2026-05-29T10:33:01Z">
        <w:r>
          <w:rPr>
            <w:rFonts w:hint="default" w:ascii="Segoe UI" w:hAnsi="Segoe UI" w:eastAsia="Segoe UI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</w:rPr>
          <w:t>因为他们心里都装着一句话，那是入伍第一天就刻进去的：“我是人民的子弟兵。”这句话，从古田会议开始，就写进了这支军队的基因。</w:t>
        </w:r>
      </w:ins>
      <w:ins w:id="270" w:author="凭栏听雨～" w:date="2026-05-29T10:34:21Z">
        <w:r>
          <w:rPr>
            <w:rFonts w:hint="default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从南昌城头的枪声到天安门前的礼炮、从新疆戈壁的拓荒到汶川废墟的搜寻、从九八抗洪的人墙到武汉抗疫的迷彩，每一次急难险重冲在最前面的总是这身军装</w:t>
        </w:r>
      </w:ins>
      <w:ins w:id="271" w:author="凭栏听雨～" w:date="2026-05-29T10:34:41Z">
        <w:r>
          <w:rPr>
            <w:rFonts w:hint="eastAsia" w:ascii="Times New Roman" w:hAnsi="Times New Roman" w:eastAsia="方正仿宋_GBK" w:cs="Times New Roman"/>
            <w:b/>
            <w:bCs/>
            <w:color w:val="0000FF"/>
            <w:sz w:val="32"/>
            <w:szCs w:val="32"/>
            <w:highlight w:val="yellow"/>
            <w:lang w:eastAsia="zh-CN"/>
          </w:rPr>
          <w:t>。</w:t>
        </w:r>
      </w:ins>
      <w:ins w:id="272" w:author="凭栏听雨～" w:date="2026-05-29T10:34:55Z">
        <w:r>
          <w:rPr>
            <w:rFonts w:ascii="Segoe UI" w:hAnsi="Segoe UI" w:eastAsia="Segoe UI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</w:rPr>
          <w:t>穿上军装，他们知道自己身后是万家灯火；脱下军装，他们记得自己永远是那个兵。</w:t>
        </w:r>
      </w:ins>
      <w:ins w:id="273" w:author="凭栏听雨～" w:date="2026-05-29T10:35:14Z">
        <w:r>
          <w:rPr>
            <w:rFonts w:ascii="Segoe UI" w:hAnsi="Segoe UI" w:eastAsia="Segoe UI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</w:rPr>
          <w:t>千千万万个席明柯、赵经宝，就是用最笨的办法、最实的行动，</w:t>
        </w:r>
      </w:ins>
      <w:ins w:id="274" w:author="凭栏听雨～" w:date="2026-05-29T10:35:24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传承了</w:t>
        </w:r>
      </w:ins>
      <w:ins w:id="275" w:author="凭栏听雨～" w:date="2026-05-29T10:35:30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这段</w:t>
        </w:r>
      </w:ins>
      <w:ins w:id="276" w:author="凭栏听雨～" w:date="2026-05-29T10:35:32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基因，</w:t>
        </w:r>
      </w:ins>
      <w:ins w:id="277" w:author="凭栏听雨～" w:date="2026-05-29T10:35:14Z">
        <w:r>
          <w:rPr>
            <w:rFonts w:ascii="Segoe UI" w:hAnsi="Segoe UI" w:eastAsia="Segoe UI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</w:rPr>
          <w:t>撑起了这条生命线最坚实的底座。</w:t>
        </w:r>
      </w:ins>
      <w:ins w:id="278" w:author="凭栏听雨～" w:date="2026-05-29T10:35:45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而</w:t>
        </w:r>
      </w:ins>
      <w:ins w:id="279" w:author="凭栏听雨～" w:date="2026-05-29T10:35:41Z">
        <w:r>
          <w:rPr>
            <w:rFonts w:ascii="Segoe UI" w:hAnsi="Segoe UI" w:eastAsia="Segoe UI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</w:rPr>
          <w:t>这，就是政治工作的力量：看不见，但推不倒；摸不着，但烧不灭。</w:t>
        </w:r>
      </w:ins>
      <w:ins w:id="280" w:author="凭栏听雨～" w:date="2026-05-29T10:35:57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（</w:t>
        </w:r>
      </w:ins>
      <w:ins w:id="281" w:author="凭栏听雨～" w:date="2026-05-29T10:35:59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这样，</w:t>
        </w:r>
      </w:ins>
      <w:ins w:id="282" w:author="凭栏听雨～" w:date="2026-05-29T10:36:00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感觉</w:t>
        </w:r>
      </w:ins>
      <w:ins w:id="283" w:author="凭栏听雨～" w:date="2026-05-29T10:36:01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更有</w:t>
        </w:r>
      </w:ins>
      <w:ins w:id="284" w:author="凭栏听雨～" w:date="2026-05-29T10:36:03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节奏</w:t>
        </w:r>
      </w:ins>
      <w:ins w:id="285" w:author="凭栏听雨～" w:date="2026-05-29T10:36:04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感</w:t>
        </w:r>
      </w:ins>
      <w:ins w:id="286" w:author="凭栏听雨～" w:date="2026-05-29T10:36:05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了</w:t>
        </w:r>
      </w:ins>
      <w:ins w:id="287" w:author="凭栏听雨～" w:date="2026-05-29T10:35:57Z">
        <w:r>
          <w:rPr>
            <w:rFonts w:hint="eastAsia" w:ascii="Segoe UI" w:hAnsi="Segoe UI" w:eastAsia="宋体" w:cs="Segoe UI"/>
            <w:i w:val="0"/>
            <w:iCs w:val="0"/>
            <w:caps w:val="0"/>
            <w:color w:val="0F1115"/>
            <w:spacing w:val="0"/>
            <w:sz w:val="24"/>
            <w:szCs w:val="24"/>
            <w:shd w:val="clear" w:fill="FFFFFF"/>
            <w:lang w:eastAsia="zh-CN"/>
          </w:rPr>
          <w:t>）</w:t>
        </w:r>
      </w:ins>
    </w:p>
    <w:p w14:paraId="51444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四、对标强军目标，践行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黑体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的时代担当</w:t>
      </w:r>
    </w:p>
    <w:p w14:paraId="1B4EE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同志们，百年回望，历史反复印证着一个颠扑不破的真理：政治工作永远是人民军队的生命线。</w:t>
      </w:r>
    </w:p>
    <w:p w14:paraId="407A7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站在建军百年的关键节点，我们民兵队伍、后备力量，又该如何守护这条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生命线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呢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？</w:t>
      </w:r>
    </w:p>
    <w:p w14:paraId="4DEE8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习近平总书记给出了答案：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以崭新政治面貌迎接建军一百周年。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这份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崭新面貌</w:t>
      </w: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，不是穿新衣、喊新口号，而是思想上的新觉悟、作风上的新气象、备战上的新提升。</w:t>
      </w:r>
    </w:p>
    <w:p w14:paraId="1CA34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立足民兵岗位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我们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必须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做到三件事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</w:p>
    <w:p w14:paraId="2C8C7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第一，始终听党指挥。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忠诚不是选择题，是必答题。平常时候看得出来、关键时刻站得出来、危难关头豁得出来——这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才是新时代民兵该有的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模样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793DE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第二，抓实练兵备战。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摒弃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仗打不起来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的侥幸心理，苦练应急处突、支援保障的真本领。召之即来、来之能战、战之必胜——这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才是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人民军队的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硬核底气。</w:t>
      </w:r>
    </w:p>
    <w:p w14:paraId="0CC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</w:pPr>
      <w:r>
        <w:rPr>
          <w:rFonts w:hint="default" w:ascii="方正楷体_GBK" w:hAnsi="方正楷体_GBK" w:eastAsia="方正楷体_GBK" w:cs="方正楷体_GBK"/>
          <w:sz w:val="32"/>
          <w:szCs w:val="32"/>
        </w:rPr>
        <w:t>第三，永葆为民本色。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我们来自人民、服务人民。在乡村振兴、抢险救灾、基层治理中主动作为，</w:t>
      </w:r>
      <w:r>
        <w:rPr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  <w:t>用沾满泥土的脚步，托起</w:t>
      </w:r>
      <w:r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  <w:t>人民子弟兵</w:t>
      </w:r>
      <w:r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  <w:t>的荣光</w:t>
      </w:r>
      <w:r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  <w:t>。</w:t>
      </w:r>
      <w:ins w:id="288" w:author="凭栏听雨～" w:date="2026-05-29T10:36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（</w:t>
        </w:r>
      </w:ins>
      <w:ins w:id="289" w:author="凭栏听雨～" w:date="2026-05-29T10:36:1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这里</w:t>
        </w:r>
      </w:ins>
      <w:ins w:id="290" w:author="凭栏听雨～" w:date="2026-05-29T10:36:1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，</w:t>
        </w:r>
      </w:ins>
      <w:ins w:id="291" w:author="凭栏听雨～" w:date="2026-05-29T10:36:2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脚步</w:t>
        </w:r>
      </w:ins>
      <w:ins w:id="292" w:author="凭栏听雨～" w:date="2026-05-29T10:36:2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托起</w:t>
        </w:r>
      </w:ins>
      <w:ins w:id="293" w:author="凭栏听雨～" w:date="2026-05-29T10:36:2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荣光，</w:t>
        </w:r>
      </w:ins>
      <w:ins w:id="294" w:author="凭栏听雨～" w:date="2026-05-29T10:36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逻辑上</w:t>
        </w:r>
      </w:ins>
      <w:ins w:id="295" w:author="凭栏听雨～" w:date="2026-05-29T10:36:3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有些</w:t>
        </w:r>
      </w:ins>
      <w:ins w:id="296" w:author="凭栏听雨～" w:date="2026-05-29T10:36:3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不妥，</w:t>
        </w:r>
      </w:ins>
      <w:ins w:id="297" w:author="凭栏听雨～" w:date="2026-05-29T10:36:5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改为</w:t>
        </w:r>
      </w:ins>
      <w:ins w:id="298" w:author="凭栏听雨～" w:date="2026-05-29T10:36:5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：</w:t>
        </w:r>
      </w:ins>
      <w:ins w:id="299" w:author="凭栏听雨～" w:date="2026-05-29T10:36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用</w:t>
        </w:r>
      </w:ins>
      <w:ins w:id="300" w:author="凭栏听雨～" w:date="2026-05-29T10:36:5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双脚</w:t>
        </w:r>
      </w:ins>
      <w:ins w:id="301" w:author="凭栏听雨～" w:date="2026-05-29T10:37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沾满</w:t>
        </w:r>
      </w:ins>
      <w:ins w:id="302" w:author="凭栏听雨～" w:date="2026-05-29T10:37:0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泥土</w:t>
        </w:r>
      </w:ins>
      <w:ins w:id="303" w:author="凭栏听雨～" w:date="2026-05-29T10:37:0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的</w:t>
        </w:r>
      </w:ins>
      <w:ins w:id="304" w:author="凭栏听雨～" w:date="2026-05-29T10:37:0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赤城，</w:t>
        </w:r>
      </w:ins>
      <w:ins w:id="305" w:author="凭栏听雨～" w:date="2026-05-29T10:37:1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叩问</w:t>
        </w:r>
      </w:ins>
      <w:ins w:id="306" w:author="凭栏听雨～" w:date="2026-05-29T10:37:2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人民</w:t>
        </w:r>
      </w:ins>
      <w:ins w:id="307" w:author="凭栏听雨～" w:date="2026-05-29T10:37:3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子弟兵</w:t>
        </w:r>
      </w:ins>
      <w:ins w:id="308" w:author="凭栏听雨～" w:date="2026-05-29T10:37:3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的</w:t>
        </w:r>
      </w:ins>
      <w:ins w:id="309" w:author="凭栏听雨～" w:date="2026-05-29T10:37:3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初心</w:t>
        </w:r>
      </w:ins>
      <w:ins w:id="310" w:author="凭栏听雨～" w:date="2026-05-29T10:36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）</w:t>
        </w:r>
      </w:ins>
    </w:p>
    <w:p w14:paraId="67543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现在，让我们做一次简短的初心叩问。</w:t>
      </w:r>
    </w:p>
    <w:p w14:paraId="7CEF1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请全体起立，将右手置于胸前。我提三个问题，请大家闭上眼睛，在心里默默回答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：</w:t>
      </w:r>
    </w:p>
    <w:p w14:paraId="4B58E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面对使命召唤，你是否敢于挺身而出？</w:t>
      </w:r>
    </w:p>
    <w:p w14:paraId="44173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面对练兵备战，你是否坚持精益求精？</w:t>
      </w:r>
    </w:p>
    <w:p w14:paraId="08D7F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面对风险考验，你是否牢记军人本色？</w:t>
      </w:r>
    </w:p>
    <w:p w14:paraId="0F914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同志们，请睁开眼睛。三声叩问，三份初心。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守住这份坚守，</w:t>
      </w:r>
      <w:r>
        <w:rPr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  <w:t>我们就守住了政治工作这条</w:t>
      </w:r>
      <w:r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  <w:t>生命线</w:t>
      </w:r>
      <w:r>
        <w:rPr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  <w:t>”。</w:t>
      </w:r>
    </w:p>
    <w:p w14:paraId="5FCE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百年古田铸军魂，强军新程启新篇。</w:t>
      </w:r>
    </w:p>
    <w:p w14:paraId="6DD1F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最后，请大家举起右拳，跟我庄严宣誓——</w:t>
      </w:r>
    </w:p>
    <w:p w14:paraId="32435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</w:p>
    <w:p w14:paraId="1014E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  <w:t>《民兵誓词》</w:t>
      </w:r>
    </w:p>
    <w:p w14:paraId="252E2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  <w:t>我是中国民兵，我宣誓：</w:t>
      </w:r>
    </w:p>
    <w:p w14:paraId="610E5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  <w:t>服从中国共产党领导，积极参加国家建设，</w:t>
      </w:r>
    </w:p>
    <w:p w14:paraId="6469C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  <w:t>忠实履行国防义务，遵纪守法，服从命令，</w:t>
      </w:r>
    </w:p>
    <w:p w14:paraId="2FADE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  <w:t>忠于职守，英勇顽强，随时响应国家号令，</w:t>
      </w:r>
    </w:p>
    <w:p w14:paraId="48727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i/>
          <w:iCs/>
          <w:sz w:val="32"/>
          <w:szCs w:val="32"/>
        </w:rPr>
        <w:t>参军参战，支援前线，保卫祖国，保卫人民的和平劳动，绝不叛离民兵队伍。</w:t>
      </w:r>
    </w:p>
    <w:p w14:paraId="2D459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21F45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del w:id="311" w:author="凭栏听雨～" w:date="2026-05-29T10:38:26Z"/>
          <w:rFonts w:hint="default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</w:rPr>
      </w:pPr>
      <w:del w:id="312" w:author="凭栏听雨～" w:date="2026-05-29T10:38:26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同志们，这铿锵誓言，就是新时代民兵对古田先辈最响亮的回答。无论身在何处，这条信仰铸就的生命线，永远奔涌在我们血脉深处。</w:delText>
        </w:r>
      </w:del>
    </w:p>
    <w:p w14:paraId="0F545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3" w:firstLineChars="200"/>
        <w:jc w:val="both"/>
        <w:textAlignment w:val="auto"/>
        <w:rPr>
          <w:del w:id="313" w:author="凭栏听雨～" w:date="2026-05-29T10:38:26Z"/>
          <w:rFonts w:hint="eastAsia" w:ascii="Times New Roman" w:hAnsi="Times New Roman" w:eastAsia="方正仿宋_GBK" w:cs="Times New Roman"/>
          <w:b/>
          <w:bCs/>
          <w:color w:val="C00000"/>
          <w:sz w:val="32"/>
          <w:szCs w:val="32"/>
          <w:highlight w:val="yellow"/>
          <w:lang w:eastAsia="zh-CN"/>
        </w:rPr>
      </w:pPr>
      <w:del w:id="314" w:author="凭栏听雨～" w:date="2026-05-29T10:38:26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聚是一团火，散作满天星——祖国有</w:delText>
        </w:r>
      </w:del>
      <w:del w:id="315" w:author="凭栏听雨～" w:date="2026-05-29T10:38:2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召</w:delText>
        </w:r>
        <w:bookmarkStart w:id="0" w:name="_GoBack"/>
        <w:bookmarkEnd w:id="0"/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val="en-US" w:eastAsia="zh-CN"/>
          </w:rPr>
          <w:delText>唤</w:delText>
        </w:r>
      </w:del>
      <w:del w:id="316" w:author="凭栏听雨～" w:date="2026-05-29T10:38:26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，我们便是那永不熄灭的</w:delText>
        </w:r>
      </w:del>
      <w:del w:id="317" w:author="凭栏听雨～" w:date="2026-05-29T10:38:2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“</w:delText>
        </w:r>
      </w:del>
      <w:del w:id="318" w:author="凭栏听雨～" w:date="2026-05-29T10:38:26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古田星火</w:delText>
        </w:r>
      </w:del>
      <w:del w:id="319" w:author="凭栏听雨～" w:date="2026-05-29T10:38:2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delText>”</w:delText>
        </w:r>
      </w:del>
      <w:del w:id="320" w:author="凭栏听雨～" w:date="2026-05-29T10:38:26Z">
        <w:r>
          <w:rPr>
            <w:rFonts w:hint="default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</w:rPr>
          <w:delText>！</w:delText>
        </w:r>
      </w:del>
      <w:ins w:id="321" w:author="凭栏听雨～" w:date="2026-05-29T10:38:2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（</w:t>
        </w:r>
      </w:ins>
      <w:ins w:id="322" w:author="凭栏听雨～" w:date="2026-05-29T10:38:2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这个</w:t>
        </w:r>
      </w:ins>
      <w:ins w:id="323" w:author="凭栏听雨～" w:date="2026-05-29T10:38:3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部分，</w:t>
        </w:r>
      </w:ins>
      <w:ins w:id="324" w:author="凭栏听雨～" w:date="2026-05-29T10:38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建议</w:t>
        </w:r>
      </w:ins>
      <w:ins w:id="325" w:author="凭栏听雨～" w:date="2026-05-29T10:38:3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您</w:t>
        </w:r>
      </w:ins>
      <w:ins w:id="326" w:author="凭栏听雨～" w:date="2026-05-29T10:38:3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结合</w:t>
        </w:r>
      </w:ins>
      <w:ins w:id="327" w:author="凭栏听雨～" w:date="2026-05-29T10:38:3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工作</w:t>
        </w:r>
      </w:ins>
      <w:ins w:id="328" w:author="凭栏听雨～" w:date="2026-05-29T10:38:3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实际，</w:t>
        </w:r>
      </w:ins>
      <w:ins w:id="329" w:author="凭栏听雨～" w:date="2026-05-29T10:38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拟</w:t>
        </w:r>
      </w:ins>
      <w:ins w:id="330" w:author="凭栏听雨～" w:date="2026-05-29T10:38:5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一两句</w:t>
        </w:r>
      </w:ins>
      <w:ins w:id="331" w:author="凭栏听雨～" w:date="2026-05-29T10:39:0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凝练有力</w:t>
        </w:r>
      </w:ins>
      <w:ins w:id="332" w:author="凭栏听雨～" w:date="2026-05-29T10:39:0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务</w:t>
        </w:r>
      </w:ins>
      <w:ins w:id="333" w:author="凭栏听雨～" w:date="2026-05-29T10:39:0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实的</w:t>
        </w:r>
      </w:ins>
      <w:ins w:id="334" w:author="凭栏听雨～" w:date="2026-05-29T10:39:0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收尾，</w:t>
        </w:r>
      </w:ins>
      <w:ins w:id="335" w:author="凭栏听雨～" w:date="2026-05-29T10:39:1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因为</w:t>
        </w:r>
      </w:ins>
      <w:ins w:id="336" w:author="凭栏听雨～" w:date="2026-05-29T10:39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前面的</w:t>
        </w:r>
      </w:ins>
      <w:ins w:id="337" w:author="凭栏听雨～" w:date="2026-05-29T10:39:1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宣誓</w:t>
        </w:r>
      </w:ins>
      <w:ins w:id="338" w:author="凭栏听雨～" w:date="2026-05-29T10:39:1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已经</w:t>
        </w:r>
      </w:ins>
      <w:ins w:id="339" w:author="凭栏听雨～" w:date="2026-05-29T10:39:1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很燃了，</w:t>
        </w:r>
      </w:ins>
      <w:ins w:id="340" w:author="凭栏听雨～" w:date="2026-05-29T10:39:2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这里</w:t>
        </w:r>
      </w:ins>
      <w:ins w:id="341" w:author="凭栏听雨～" w:date="2026-05-29T10:39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就是要</w:t>
        </w:r>
      </w:ins>
      <w:ins w:id="342" w:author="凭栏听雨～" w:date="2026-05-29T10:39:2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在</w:t>
        </w:r>
      </w:ins>
      <w:ins w:id="343" w:author="凭栏听雨～" w:date="2026-05-29T10:39:2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立意</w:t>
        </w:r>
      </w:ins>
      <w:ins w:id="344" w:author="凭栏听雨～" w:date="2026-05-29T10:39:2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上</w:t>
        </w:r>
      </w:ins>
      <w:ins w:id="345" w:author="凭栏听雨～" w:date="2026-05-29T10:39:3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升华</w:t>
        </w:r>
      </w:ins>
      <w:ins w:id="346" w:author="凭栏听雨～" w:date="2026-05-29T10:39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，</w:t>
        </w:r>
      </w:ins>
      <w:ins w:id="347" w:author="凭栏听雨～" w:date="2026-05-29T10:39:3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回扣</w:t>
        </w:r>
      </w:ins>
      <w:ins w:id="348" w:author="凭栏听雨～" w:date="2026-05-29T10:39:4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主旨</w:t>
        </w:r>
      </w:ins>
      <w:ins w:id="349" w:author="凭栏听雨～" w:date="2026-05-29T10:39:4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，</w:t>
        </w:r>
      </w:ins>
      <w:ins w:id="350" w:author="凭栏听雨～" w:date="2026-05-29T10:39:4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所以</w:t>
        </w:r>
      </w:ins>
      <w:ins w:id="351" w:author="凭栏听雨～" w:date="2026-05-29T10:39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不用</w:t>
        </w:r>
      </w:ins>
      <w:ins w:id="352" w:author="凭栏听雨～" w:date="2026-05-29T10:39:4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在</w:t>
        </w:r>
      </w:ins>
      <w:ins w:id="353" w:author="凭栏听雨～" w:date="2026-05-29T10:39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情绪上</w:t>
        </w:r>
      </w:ins>
      <w:ins w:id="354" w:author="凭栏听雨～" w:date="2026-05-29T10:39:5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再</w:t>
        </w:r>
      </w:ins>
      <w:ins w:id="355" w:author="凭栏听雨～" w:date="2026-05-29T10:39:5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燃</w:t>
        </w:r>
      </w:ins>
      <w:ins w:id="356" w:author="凭栏听雨～" w:date="2026-05-29T10:39:5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一把。</w:t>
        </w:r>
      </w:ins>
      <w:ins w:id="357" w:author="凭栏听雨～" w:date="2026-05-29T10:39:5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我建议</w:t>
        </w:r>
      </w:ins>
      <w:ins w:id="358" w:author="凭栏听雨～" w:date="2026-05-29T10:40:0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这样</w:t>
        </w:r>
      </w:ins>
      <w:ins w:id="359" w:author="凭栏听雨～" w:date="2026-05-29T10:40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：</w:t>
        </w:r>
      </w:ins>
      <w:ins w:id="360" w:author="凭栏听雨～" w:date="2026-05-29T10:40:1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聚是一团火，</w:t>
        </w:r>
      </w:ins>
      <w:ins w:id="361" w:author="凭栏听雨～" w:date="2026-05-29T10:40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散作满天星，</w:t>
        </w:r>
      </w:ins>
      <w:ins w:id="362" w:author="凭栏听雨～" w:date="2026-05-29T10:40:2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当祖国需要，</w:t>
        </w:r>
      </w:ins>
      <w:ins w:id="363" w:author="凭栏听雨～" w:date="2026-05-29T10:41:1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我相信，</w:t>
        </w:r>
      </w:ins>
      <w:ins w:id="364" w:author="凭栏听雨～" w:date="2026-05-29T10:41:1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在座</w:t>
        </w:r>
      </w:ins>
      <w:ins w:id="365" w:author="凭栏听雨～" w:date="2026-05-29T10:40:4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每一颗</w:t>
        </w:r>
      </w:ins>
      <w:ins w:id="366" w:author="凭栏听雨～" w:date="2026-05-29T10:40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星火</w:t>
        </w:r>
      </w:ins>
      <w:ins w:id="367" w:author="凭栏听雨～" w:date="2026-05-29T10:41:2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必将</w:t>
        </w:r>
      </w:ins>
      <w:ins w:id="368" w:author="凭栏听雨～" w:date="2026-05-29T10:41:2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燎原</w:t>
        </w:r>
      </w:ins>
      <w:ins w:id="369" w:author="凭栏听雨～" w:date="2026-05-29T10:41:2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！</w:t>
        </w:r>
      </w:ins>
      <w:ins w:id="370" w:author="凭栏听雨～" w:date="2026-05-29T10:38:27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）</w:t>
        </w:r>
      </w:ins>
      <w:ins w:id="371" w:author="凭栏听雨～" w:date="2026-05-29T10:41:2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或者</w:t>
        </w:r>
      </w:ins>
      <w:ins w:id="372" w:author="凭栏听雨～" w:date="2026-05-29T10:41:3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：</w:t>
        </w:r>
      </w:ins>
      <w:ins w:id="373" w:author="凭栏听雨～" w:date="2026-05-29T10:41:3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无论走到</w:t>
        </w:r>
      </w:ins>
      <w:ins w:id="374" w:author="凭栏听雨～" w:date="2026-05-29T10:41:4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哪里，</w:t>
        </w:r>
      </w:ins>
      <w:ins w:id="375" w:author="凭栏听雨～" w:date="2026-05-29T10:41:4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我们</w:t>
        </w:r>
      </w:ins>
      <w:ins w:id="376" w:author="凭栏听雨～" w:date="2026-05-29T10:41:5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这些</w:t>
        </w:r>
      </w:ins>
      <w:ins w:id="377" w:author="凭栏听雨～" w:date="2026-05-29T10:41:5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古田</w:t>
        </w:r>
      </w:ins>
      <w:ins w:id="378" w:author="凭栏听雨～" w:date="2026-05-29T10:41:54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的</w:t>
        </w:r>
      </w:ins>
      <w:ins w:id="379" w:author="凭栏听雨～" w:date="2026-05-29T10:41:56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火种</w:t>
        </w:r>
      </w:ins>
      <w:ins w:id="380" w:author="凭栏听雨～" w:date="2026-05-29T10:41:5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必将</w:t>
        </w:r>
      </w:ins>
      <w:ins w:id="381" w:author="凭栏听雨～" w:date="2026-05-29T10:41:59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燎原</w:t>
        </w:r>
      </w:ins>
      <w:ins w:id="382" w:author="凭栏听雨～" w:date="2026-05-29T10:42:0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！</w:t>
        </w:r>
      </w:ins>
      <w:ins w:id="383" w:author="凭栏听雨～" w:date="2026-05-29T10:42:01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，</w:t>
        </w:r>
      </w:ins>
      <w:ins w:id="384" w:author="凭栏听雨～" w:date="2026-05-29T10:42:03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与</w:t>
        </w:r>
      </w:ins>
      <w:ins w:id="385" w:author="凭栏听雨～" w:date="2026-05-29T10:42:05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星星之火</w:t>
        </w:r>
      </w:ins>
      <w:ins w:id="386" w:author="凭栏听雨～" w:date="2026-05-29T10:42:08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必将燎原</w:t>
        </w:r>
      </w:ins>
      <w:ins w:id="387" w:author="凭栏听雨～" w:date="2026-05-29T10:42:10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呼应</w:t>
        </w:r>
      </w:ins>
      <w:ins w:id="388" w:author="凭栏听雨～" w:date="2026-05-29T10:42:12Z">
        <w:r>
          <w:rPr>
            <w:rFonts w:hint="eastAsia" w:ascii="Times New Roman" w:hAnsi="Times New Roman" w:eastAsia="方正仿宋_GBK" w:cs="Times New Roman"/>
            <w:b/>
            <w:bCs/>
            <w:color w:val="C00000"/>
            <w:sz w:val="32"/>
            <w:szCs w:val="32"/>
            <w:highlight w:val="yellow"/>
            <w:lang w:eastAsia="zh-CN"/>
          </w:rPr>
          <w:t>更好。</w:t>
        </w:r>
      </w:ins>
    </w:p>
    <w:p w14:paraId="3166B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请坐。谢谢大家！</w:t>
      </w:r>
    </w:p>
    <w:sectPr>
      <w:footerReference r:id="rId5" w:type="default"/>
      <w:pgSz w:w="11906" w:h="16838"/>
      <w:pgMar w:top="2098" w:right="1474" w:bottom="1984" w:left="1588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凭栏听雨～" w:date="2026-05-29T10:15:10Z" w:initials="">
    <w:p w14:paraId="7A005D09">
      <w:pPr>
        <w:pStyle w:val="2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A005D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3581FAA3-0F37-44D8-8D55-7B6AFC4AFD4A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B1446F2F-32C5-41BA-913E-39B21086580A}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4197E69-1E2B-40C6-87B2-F189351AAEA7}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ABFDEF23-A6C6-41CC-9DF5-B186434AE736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  <w:embedRegular r:id="rId5" w:fontKey="{DE6BB6A4-6C92-493F-8DEE-35F8B7016E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F14E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891ADC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891ADC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凭栏听雨～">
    <w15:presenceInfo w15:providerId="WPS Office" w15:userId="2293168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2345"/>
    <w:rsid w:val="015B3238"/>
    <w:rsid w:val="01B42948"/>
    <w:rsid w:val="024801C0"/>
    <w:rsid w:val="045B70AB"/>
    <w:rsid w:val="07EB725D"/>
    <w:rsid w:val="0A7E1D45"/>
    <w:rsid w:val="0E5D29F6"/>
    <w:rsid w:val="0F575DE7"/>
    <w:rsid w:val="0FF52AA9"/>
    <w:rsid w:val="10946899"/>
    <w:rsid w:val="109C1EBD"/>
    <w:rsid w:val="13645F7C"/>
    <w:rsid w:val="13E7095B"/>
    <w:rsid w:val="157E5B15"/>
    <w:rsid w:val="161865F8"/>
    <w:rsid w:val="178475D2"/>
    <w:rsid w:val="18090EA0"/>
    <w:rsid w:val="19E575F0"/>
    <w:rsid w:val="19EA23D1"/>
    <w:rsid w:val="1BB83309"/>
    <w:rsid w:val="1CB270E6"/>
    <w:rsid w:val="1CB94315"/>
    <w:rsid w:val="1D3F7112"/>
    <w:rsid w:val="1E162569"/>
    <w:rsid w:val="1E6F1C79"/>
    <w:rsid w:val="1EAE09F3"/>
    <w:rsid w:val="20AF2D17"/>
    <w:rsid w:val="217D645B"/>
    <w:rsid w:val="236640D9"/>
    <w:rsid w:val="247D6BD6"/>
    <w:rsid w:val="28FC235B"/>
    <w:rsid w:val="2A1831C5"/>
    <w:rsid w:val="2AF459E0"/>
    <w:rsid w:val="2B5B1C49"/>
    <w:rsid w:val="2C1D2D14"/>
    <w:rsid w:val="2EF33AEF"/>
    <w:rsid w:val="36E52680"/>
    <w:rsid w:val="377C4D93"/>
    <w:rsid w:val="37C16C4A"/>
    <w:rsid w:val="38033706"/>
    <w:rsid w:val="38FB73DB"/>
    <w:rsid w:val="3C591B47"/>
    <w:rsid w:val="3EBA7414"/>
    <w:rsid w:val="3F512FA9"/>
    <w:rsid w:val="41C95079"/>
    <w:rsid w:val="421B33FA"/>
    <w:rsid w:val="4350389D"/>
    <w:rsid w:val="43A7562E"/>
    <w:rsid w:val="43ED0DC6"/>
    <w:rsid w:val="445552E9"/>
    <w:rsid w:val="46CE49C1"/>
    <w:rsid w:val="475941C0"/>
    <w:rsid w:val="48AC2FFE"/>
    <w:rsid w:val="4A803A42"/>
    <w:rsid w:val="4BE156B5"/>
    <w:rsid w:val="4C22386C"/>
    <w:rsid w:val="4EEE3AA9"/>
    <w:rsid w:val="4F3A49DB"/>
    <w:rsid w:val="51CE66DB"/>
    <w:rsid w:val="52F57E63"/>
    <w:rsid w:val="53B537A9"/>
    <w:rsid w:val="5419123E"/>
    <w:rsid w:val="54295E4B"/>
    <w:rsid w:val="56694C24"/>
    <w:rsid w:val="57713D91"/>
    <w:rsid w:val="58A852B6"/>
    <w:rsid w:val="596B4729"/>
    <w:rsid w:val="5A296BA4"/>
    <w:rsid w:val="5A69150A"/>
    <w:rsid w:val="5A6C083F"/>
    <w:rsid w:val="5BFD50B9"/>
    <w:rsid w:val="5F9525E6"/>
    <w:rsid w:val="60DA29A7"/>
    <w:rsid w:val="631754A0"/>
    <w:rsid w:val="63D86F45"/>
    <w:rsid w:val="68D128E1"/>
    <w:rsid w:val="6B3358AF"/>
    <w:rsid w:val="6BE566A3"/>
    <w:rsid w:val="6F2F6C7E"/>
    <w:rsid w:val="705067E1"/>
    <w:rsid w:val="70D2369A"/>
    <w:rsid w:val="72A41061"/>
    <w:rsid w:val="73DB2A7F"/>
    <w:rsid w:val="74576219"/>
    <w:rsid w:val="794D1B11"/>
    <w:rsid w:val="7AA339B1"/>
    <w:rsid w:val="7C46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4881</Words>
  <Characters>4925</Characters>
  <Lines>0</Lines>
  <Paragraphs>0</Paragraphs>
  <TotalTime>28</TotalTime>
  <ScaleCrop>false</ScaleCrop>
  <LinksUpToDate>false</LinksUpToDate>
  <CharactersWithSpaces>4927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2026-05-28T06:03:00Z</dcterms:created>
  <dc:creator>Administrator</dc:creator>
  <cp:lastModifiedBy>凭栏听雨～</cp:lastModifiedBy>
  <dcterms:modified xsi:type="dcterms:W3CDTF">2026-05-29T02:43:06Z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C2A994DA6A5C4D6784B8BECC89B00523_12</vt:lpwstr>
  </property>
</Properties>
</file>