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6EF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泉脉之上筑通途</w:t>
      </w:r>
    </w:p>
    <w:p w14:paraId="72473C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600" w:lineRule="exact"/>
        <w:ind w:left="0" w:right="0" w:firstLine="0"/>
        <w:jc w:val="center"/>
        <w:textAlignment w:val="auto"/>
        <w:rPr>
          <w:rFonts w:hint="eastAsia" w:ascii="楷体_GB2312" w:eastAsia="楷体_GB2312"/>
          <w:sz w:val="32"/>
          <w:szCs w:val="32"/>
          <w:lang w:val="en-US" w:eastAsia="zh-CN"/>
        </w:rPr>
      </w:pPr>
      <w:r>
        <w:rPr>
          <w:rFonts w:hint="eastAsia" w:ascii="楷体_GB2312" w:eastAsia="楷体_GB2312"/>
          <w:sz w:val="32"/>
          <w:szCs w:val="32"/>
        </w:rPr>
        <w:t>主讲人：</w:t>
      </w:r>
    </w:p>
    <w:p w14:paraId="625297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600" w:lineRule="exact"/>
        <w:ind w:left="0" w:right="0" w:firstLine="0"/>
        <w:jc w:val="center"/>
        <w:textAlignment w:val="auto"/>
        <w:rPr>
          <w:rFonts w:hint="default" w:ascii="楷体_GB2312" w:eastAsia="楷体_GB2312"/>
          <w:sz w:val="32"/>
          <w:szCs w:val="32"/>
          <w:lang w:val="en-US" w:eastAsia="zh-CN"/>
        </w:rPr>
      </w:pPr>
      <w:r>
        <w:rPr>
          <w:rFonts w:hint="default" w:ascii="楷体_GB2312" w:eastAsia="楷体_GB2312"/>
          <w:sz w:val="32"/>
          <w:szCs w:val="32"/>
          <w:lang w:val="en-US" w:eastAsia="zh-CN"/>
        </w:rPr>
        <w:t>济南轨道交通集团有限公司</w:t>
      </w:r>
    </w:p>
    <w:p w14:paraId="18B931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67AFE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大家好，我是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王瑞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来自</w:t>
      </w:r>
      <w:r>
        <w:rPr>
          <w:rFonts w:hint="eastAsia" w:ascii="仿宋_GB2312" w:hAnsi="仿宋_GB2312" w:eastAsia="仿宋_GB2312" w:cs="仿宋_GB2312"/>
          <w:sz w:val="32"/>
          <w:szCs w:val="32"/>
        </w:rPr>
        <w:t>济南轨道交通集团。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济南以“泉城”美誉闻名天下。然而，城市的拥堵却让“泉城”贴上了“堵城”的标签。</w:t>
      </w:r>
      <w:ins w:id="0" w:author="凭栏听雨～" w:date="2026-06-17T16:02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城市</w:t>
        </w:r>
      </w:ins>
      <w:ins w:id="1" w:author="凭栏听雨～" w:date="2026-06-17T16:02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一旦</w:t>
        </w:r>
      </w:ins>
      <w:ins w:id="2" w:author="凭栏听雨～" w:date="2026-06-17T16:02:2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哽住</w:t>
        </w:r>
      </w:ins>
      <w:ins w:id="3" w:author="凭栏听雨～" w:date="2026-06-17T16:02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咽喉</w:t>
        </w:r>
      </w:ins>
      <w:ins w:id="4" w:author="凭栏听雨～" w:date="2026-06-17T16:02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5" w:author="凭栏听雨～" w:date="2026-06-17T16:02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发展</w:t>
        </w:r>
      </w:ins>
      <w:ins w:id="6" w:author="凭栏听雨～" w:date="2026-06-17T16:02:4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势必</w:t>
        </w:r>
      </w:ins>
      <w:ins w:id="7" w:author="凭栏听雨～" w:date="2026-06-17T16:02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卡</w:t>
        </w:r>
      </w:ins>
      <w:ins w:id="8" w:author="凭栏听雨～" w:date="2026-06-17T16:02:4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住</w:t>
        </w:r>
      </w:ins>
      <w:ins w:id="9" w:author="凭栏听雨～" w:date="2026-06-17T16:02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命脉，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建设</w:t>
      </w:r>
      <w:r>
        <w:rPr>
          <w:rFonts w:hint="eastAsia" w:ascii="仿宋_GB2312" w:hAnsi="仿宋_GB2312" w:eastAsia="仿宋_GB2312" w:cs="仿宋_GB2312"/>
          <w:sz w:val="32"/>
          <w:szCs w:val="32"/>
        </w:rPr>
        <w:t>地铁</w:t>
      </w:r>
      <w:ins w:id="10" w:author="凭栏听雨～" w:date="2026-06-17T16:04:0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打通</w:t>
        </w:r>
      </w:ins>
      <w:ins w:id="11" w:author="凭栏听雨～" w:date="2026-06-17T16:04:05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命脉</w:t>
        </w:r>
      </w:ins>
      <w:del w:id="12" w:author="凭栏听雨～" w:date="2026-06-17T16:03:58Z">
        <w:r>
          <w:rPr>
            <w:rFonts w:hint="eastAsia" w:ascii="仿宋_GB2312" w:hAnsi="仿宋_GB2312" w:eastAsia="仿宋_GB2312" w:cs="仿宋_GB2312"/>
            <w:sz w:val="32"/>
            <w:szCs w:val="32"/>
          </w:rPr>
          <w:delText>，</w:delText>
        </w:r>
      </w:del>
      <w:ins w:id="13" w:author="凭栏听雨～" w:date="2026-06-17T16:04:09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乃是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民心所盼，发展所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需</w:t>
      </w:r>
      <w:r>
        <w:rPr>
          <w:rFonts w:hint="eastAsia" w:ascii="仿宋_GB2312" w:hAnsi="仿宋_GB2312" w:eastAsia="仿宋_GB2312" w:cs="仿宋_GB2312"/>
          <w:sz w:val="32"/>
          <w:szCs w:val="32"/>
        </w:rPr>
        <w:t>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然而，</w:t>
      </w:r>
      <w:ins w:id="14" w:author="凭栏听雨～" w:date="2026-06-17T16:04:4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济南</w:t>
        </w:r>
      </w:ins>
      <w:ins w:id="15" w:author="凭栏听雨～" w:date="2026-06-17T16:04:4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地下</w:t>
        </w:r>
      </w:ins>
      <w:ins w:id="16" w:author="凭栏听雨～" w:date="2026-06-17T16:04:4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是个</w:t>
        </w:r>
      </w:ins>
      <w:ins w:id="17" w:author="凭栏听雨～" w:date="2026-06-17T16:04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18" w:author="凭栏听雨～" w:date="2026-06-17T16:04:5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水袋子</w:t>
        </w:r>
      </w:ins>
      <w:ins w:id="19" w:author="凭栏听雨～" w:date="2026-06-17T16:04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20" w:author="凭栏听雨～" w:date="2026-06-17T16:04:5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要在“水袋子”里</w:t>
      </w:r>
      <w:ins w:id="21" w:author="凭栏听雨～" w:date="2026-06-17T16:04:2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建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地铁，全世界都没有现成的经验。</w:t>
      </w:r>
      <w:r>
        <w:rPr>
          <w:rFonts w:hint="eastAsia" w:ascii="仿宋_GB2312" w:hAnsi="仿宋_GB2312" w:eastAsia="仿宋_GB2312" w:cs="仿宋_GB2312"/>
          <w:sz w:val="32"/>
          <w:szCs w:val="32"/>
        </w:rPr>
        <w:t>一边是不能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阻断</w:t>
      </w:r>
      <w:r>
        <w:rPr>
          <w:rFonts w:hint="eastAsia" w:ascii="仿宋_GB2312" w:hAnsi="仿宋_GB2312" w:eastAsia="仿宋_GB2312" w:cs="仿宋_GB2312"/>
          <w:sz w:val="32"/>
          <w:szCs w:val="32"/>
        </w:rPr>
        <w:t>的千年泉脉，一边是望眼欲穿的百姓期待，这道</w:t>
      </w:r>
      <w:ins w:id="22" w:author="凭栏听雨～" w:date="2026-06-17T16:05:1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世纪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难题，到底能不能解？</w:t>
      </w:r>
    </w:p>
    <w:p w14:paraId="73A9C1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民之所盼，就是我们所干！2013年济南市轨道交通集团成立，开启了保泉建地铁的“破题”之路。想要保泉，首先得把地下的情况摸清楚。因为特殊的地下结构，市面上的勘探设备探得深的精度达不到；探得精的深度又不够</w:t>
      </w:r>
      <w:ins w:id="23" w:author="凭栏听雨～" w:date="2026-06-17T16:08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24" w:author="凭栏听雨～" w:date="2026-06-17T16:09:2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能</w:t>
        </w:r>
      </w:ins>
      <w:ins w:id="25" w:author="凭栏听雨～" w:date="2026-06-17T16:09:2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同时</w:t>
        </w:r>
      </w:ins>
      <w:ins w:id="26" w:author="凭栏听雨～" w:date="2026-06-17T16:09:2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满足</w:t>
        </w:r>
      </w:ins>
      <w:ins w:id="27" w:author="凭栏听雨～" w:date="2026-06-17T16:09:2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两个</w:t>
        </w:r>
      </w:ins>
      <w:ins w:id="28" w:author="凭栏听雨～" w:date="2026-06-17T16:09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要求</w:t>
        </w:r>
      </w:ins>
      <w:ins w:id="29" w:author="凭栏听雨～" w:date="2026-06-17T16:09:2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ins w:id="30" w:author="凭栏听雨～" w:date="2026-06-17T16:09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勘探</w:t>
        </w:r>
      </w:ins>
      <w:ins w:id="31" w:author="凭栏听雨～" w:date="2026-06-17T16:09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设备</w:t>
        </w:r>
      </w:ins>
      <w:ins w:id="32" w:author="凭栏听雨～" w:date="2026-06-17T16:09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还没</w:t>
        </w:r>
      </w:ins>
      <w:ins w:id="33" w:author="凭栏听雨～" w:date="2026-06-17T16:09:4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出现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  <w:ins w:id="34" w:author="凭栏听雨～" w:date="2026-06-17T16:09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既然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买不到，</w:t>
      </w:r>
      <w:ins w:id="35" w:author="凭栏听雨～" w:date="2026-06-17T16:09:5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那</w:t>
        </w:r>
      </w:ins>
      <w:del w:id="36" w:author="凭栏听雨～" w:date="2026-06-17T16:09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我们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就自己造</w:t>
      </w:r>
      <w:ins w:id="37" w:author="凭栏听雨～" w:date="2026-06-17T16:09:5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！</w:t>
        </w:r>
      </w:ins>
      <w:del w:id="38" w:author="凭栏听雨～" w:date="2026-06-17T16:09:5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。</w:delText>
        </w:r>
      </w:del>
      <w:ins w:id="39" w:author="凭栏听雨～" w:date="2026-06-17T16:10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经历</w:t>
        </w:r>
      </w:ins>
      <w:ins w:id="40" w:author="凭栏听雨～" w:date="2026-06-17T16:10:3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不计其数</w:t>
        </w:r>
      </w:ins>
      <w:ins w:id="41" w:author="凭栏听雨～" w:date="2026-06-17T16:10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del w:id="42" w:author="凭栏听雨～" w:date="2026-06-17T16:10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一</w:delText>
        </w:r>
      </w:del>
      <w:del w:id="43" w:author="凭栏听雨～" w:date="2026-06-17T16:10:2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次次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试验</w:t>
      </w:r>
      <w:ins w:id="44" w:author="凭栏听雨～" w:date="2026-06-17T16:10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、</w:t>
        </w:r>
      </w:ins>
      <w:del w:id="45" w:author="凭栏听雨～" w:date="2026-06-17T16:10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，</w:delText>
        </w:r>
      </w:del>
      <w:ins w:id="46" w:author="凭栏听雨～" w:date="2026-06-17T16:10:4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不厌其烦</w:t>
        </w:r>
      </w:ins>
      <w:ins w:id="47" w:author="凭栏听雨～" w:date="2026-06-17T16:10:4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del w:id="48" w:author="凭栏听雨～" w:date="2026-06-17T16:10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一遍遍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调整，我们</w:t>
      </w:r>
      <w:ins w:id="49" w:author="凭栏听雨～" w:date="2026-06-17T16:11:0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终于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造出了能</w:t>
      </w:r>
      <w:del w:id="50" w:author="凭栏听雨～" w:date="2026-06-17T16:10:5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够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给大地做“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超”的机器人，</w:t>
      </w:r>
      <w:del w:id="51" w:author="凭栏听雨～" w:date="2026-06-17T16:11:1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就</w:delText>
        </w:r>
      </w:del>
      <w:del w:id="52" w:author="凭栏听雨～" w:date="2026-06-17T16:11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这样</w:delText>
        </w:r>
      </w:del>
      <w:del w:id="53" w:author="凭栏听雨～" w:date="2026-06-17T16:11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，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泉城地下的“水宫殿”被我们摸了个门儿清。</w:t>
      </w:r>
    </w:p>
    <w:p w14:paraId="711FC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ins w:id="54" w:author="凭栏听雨～" w:date="2026-06-17T16:12:0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地下</w:t>
        </w:r>
      </w:ins>
      <w:ins w:id="55" w:author="凭栏听雨～" w:date="2026-06-17T16:12:0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摸清了</w:t>
        </w:r>
      </w:ins>
      <w:ins w:id="56" w:author="凭栏听雨～" w:date="2026-06-17T16:12:1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57" w:author="凭栏听雨～" w:date="2026-06-17T16:14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新问题</w:t>
        </w:r>
      </w:ins>
      <w:ins w:id="58" w:author="凭栏听雨～" w:date="2026-06-17T16:14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又</w:t>
        </w:r>
      </w:ins>
      <w:ins w:id="59" w:author="凭栏听雨～" w:date="2026-06-17T16:14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随之而来</w:t>
        </w:r>
      </w:ins>
      <w:ins w:id="60" w:author="凭栏听雨～" w:date="2026-06-17T16:14:4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  <w:del w:id="61" w:author="凭栏听雨～" w:date="2026-06-17T16:14:46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大家看</w:delText>
        </w:r>
      </w:del>
      <w:del w:id="62" w:author="凭栏听雨～" w:date="2026-06-17T16:14:45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，</w:delText>
        </w:r>
      </w:del>
      <w:ins w:id="63" w:author="凭栏听雨～" w:date="2026-06-17T16:14:5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B</w:t>
        </w:r>
      </w:ins>
      <w:ins w:id="64" w:author="凭栏听雨～" w:date="2026-06-17T16:14:5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超</w:t>
        </w:r>
      </w:ins>
      <w:ins w:id="65" w:author="凭栏听雨～" w:date="2026-06-17T16:14:5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显示</w:t>
        </w:r>
      </w:ins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济南的地下</w:t>
      </w:r>
      <w:ins w:id="66" w:author="凭栏听雨～" w:date="2026-06-17T16:15:0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像</w:t>
        </w:r>
      </w:ins>
      <w:del w:id="67" w:author="凭栏听雨～" w:date="2026-06-17T16:15:00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就像</w:delText>
        </w:r>
      </w:del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一座布满溶洞的“迷宫”，这些溶洞，小的像拳头，大的能装下一辆汽车，处理不好就是隧道坍塌的大隐患。</w:t>
      </w:r>
      <w:del w:id="68" w:author="凭栏听雨～" w:date="2026-06-17T16:21:38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如果</w:delText>
        </w:r>
      </w:del>
      <w:del w:id="69" w:author="凭栏听雨～" w:date="2026-06-17T16:21:3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用传统混凝土充填的方式</w:delText>
        </w:r>
      </w:del>
      <w:del w:id="70" w:author="凭栏听雨～" w:date="2026-06-17T16:21:38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，就</w:delText>
        </w:r>
      </w:del>
      <w:del w:id="71" w:author="凭栏听雨～" w:date="2026-06-17T16:21:3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会阻断泉水的流动。</w:delText>
        </w:r>
      </w:del>
      <w:ins w:id="72" w:author="凭栏听雨～" w:date="2026-06-17T16:21:3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以</w:t>
        </w:r>
      </w:ins>
      <w:ins w:id="73" w:author="凭栏听雨～" w:date="2026-06-17T16:21:4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混凝土</w:t>
        </w:r>
      </w:ins>
      <w:ins w:id="74" w:author="凭栏听雨～" w:date="2026-06-17T16:21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充填</w:t>
        </w:r>
      </w:ins>
      <w:ins w:id="75" w:author="凭栏听雨～" w:date="2026-06-17T16:22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简单粗暴</w:t>
        </w:r>
      </w:ins>
      <w:ins w:id="76" w:author="凭栏听雨～" w:date="2026-06-17T16:22:4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77" w:author="凭栏听雨～" w:date="2026-06-17T16:22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但</w:t>
        </w:r>
      </w:ins>
      <w:ins w:id="78" w:author="凭栏听雨～" w:date="2026-06-17T16:22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等于</w:t>
        </w:r>
      </w:ins>
      <w:ins w:id="79" w:author="凭栏听雨～" w:date="2026-06-17T16:23:0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直接</w:t>
        </w:r>
      </w:ins>
      <w:ins w:id="80" w:author="凭栏听雨～" w:date="2026-06-17T16:23:0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掐断</w:t>
        </w:r>
      </w:ins>
      <w:ins w:id="81" w:author="凭栏听雨～" w:date="2026-06-17T16:23:0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了</w:t>
        </w:r>
      </w:ins>
      <w:ins w:id="82" w:author="凭栏听雨～" w:date="2026-06-17T16:23:0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泉水的</w:t>
        </w:r>
      </w:ins>
      <w:ins w:id="83" w:author="凭栏听雨～" w:date="2026-06-17T16:23:0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84" w:author="凭栏听雨～" w:date="2026-06-17T16:23:1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生命线</w:t>
        </w:r>
      </w:ins>
      <w:ins w:id="85" w:author="凭栏听雨～" w:date="2026-06-17T16:23:0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86" w:author="凭栏听雨～" w:date="2026-06-17T16:23:1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；</w:t>
        </w:r>
      </w:ins>
      <w:ins w:id="87" w:author="凭栏听雨～" w:date="2026-06-17T16:23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放任不管，</w:t>
        </w:r>
      </w:ins>
      <w:ins w:id="88" w:author="凭栏听雨～" w:date="2026-06-17T16:23:2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隧道</w:t>
        </w:r>
      </w:ins>
      <w:ins w:id="89" w:author="凭栏听雨～" w:date="2026-06-17T16:23:2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等于</w:t>
        </w:r>
      </w:ins>
      <w:ins w:id="90" w:author="凭栏听雨～" w:date="2026-06-17T16:23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建在</w:t>
        </w:r>
      </w:ins>
      <w:ins w:id="91" w:author="凭栏听雨～" w:date="2026-06-17T16:23:3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92" w:author="凭栏听雨～" w:date="2026-06-17T16:23:3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豆腐上</w:t>
        </w:r>
      </w:ins>
      <w:ins w:id="93" w:author="凭栏听雨～" w:date="2026-06-17T16:23:3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94" w:author="凭栏听雨～" w:date="2026-06-17T16:23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95" w:author="凭栏听雨～" w:date="2026-06-17T16:23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随时有</w:t>
        </w:r>
      </w:ins>
      <w:ins w:id="96" w:author="凭栏听雨～" w:date="2026-06-17T16:23:4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塌方</w:t>
        </w:r>
      </w:ins>
      <w:ins w:id="97" w:author="凭栏听雨～" w:date="2026-06-17T16:23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风险</w:t>
        </w:r>
      </w:ins>
      <w:ins w:id="98" w:author="凭栏听雨～" w:date="2026-06-17T16:23:4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  <w:ins w:id="99" w:author="凭栏听雨～" w:date="2026-06-17T16:23:5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怎样处理</w:t>
        </w:r>
      </w:ins>
      <w:ins w:id="100" w:author="凭栏听雨～" w:date="2026-06-17T16:23:5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才能</w:t>
        </w:r>
      </w:ins>
      <w:del w:id="101" w:author="凭栏听雨～" w:date="2026-06-17T16:24:05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怎么填才能</w:delText>
        </w:r>
      </w:del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既保安全，又不阻碍泉流？解决问题的关键，是研发出一种充填材料，它要</w:t>
      </w:r>
      <w:ins w:id="102" w:author="凭栏听雨～" w:date="2026-06-17T16:25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这种</w:t>
        </w:r>
      </w:ins>
      <w:ins w:id="103" w:author="凭栏听雨～" w:date="2026-06-17T16:25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材料</w:t>
        </w:r>
      </w:ins>
      <w:ins w:id="104" w:author="凭栏听雨～" w:date="2026-06-17T16:25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既要</w:t>
        </w:r>
      </w:ins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像海绵一样透水，</w:t>
      </w:r>
      <w:ins w:id="105" w:author="凭栏听雨～" w:date="2026-06-17T16:25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保障</w:t>
        </w:r>
      </w:ins>
      <w:ins w:id="106" w:author="凭栏听雨～" w:date="2026-06-17T16:25:5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泉路</w:t>
        </w:r>
      </w:ins>
      <w:ins w:id="107" w:author="凭栏听雨～" w:date="2026-06-17T16:25:5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畅通</w:t>
        </w:r>
      </w:ins>
      <w:ins w:id="108" w:author="凭栏听雨～" w:date="2026-06-17T16:25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；</w:t>
        </w:r>
      </w:ins>
      <w:ins w:id="109" w:author="凭栏听雨～" w:date="2026-06-17T16:25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又</w:t>
        </w:r>
      </w:ins>
      <w:del w:id="110" w:author="凭栏听雨～" w:date="2026-06-17T16:26:01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更</w:delText>
        </w:r>
      </w:del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要像钢筋一样坚固，</w:t>
      </w:r>
      <w:ins w:id="111" w:author="凭栏听雨～" w:date="2026-06-17T16:26:0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撑起</w:t>
        </w:r>
      </w:ins>
      <w:ins w:id="112" w:author="凭栏听雨～" w:date="2026-06-17T16:26:0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地下</w:t>
        </w:r>
      </w:ins>
      <w:ins w:id="113" w:author="凭栏听雨～" w:date="2026-06-17T16:26:0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安全</w:t>
        </w:r>
      </w:ins>
      <w:ins w:id="114" w:author="凭栏听雨～" w:date="2026-06-17T16:26:1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115" w:author="凭栏听雨～" w:date="2026-06-17T16:26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两种</w:t>
        </w:r>
      </w:ins>
      <w:ins w:id="116" w:author="凭栏听雨～" w:date="2026-06-17T16:26:1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看似</w:t>
        </w:r>
      </w:ins>
      <w:ins w:id="117" w:author="凭栏听雨～" w:date="2026-06-17T16:26:2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118" w:author="凭栏听雨～" w:date="2026-06-17T16:26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水火不容</w:t>
        </w:r>
      </w:ins>
      <w:ins w:id="119" w:author="凭栏听雨～" w:date="2026-06-17T16:26:2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120" w:author="凭栏听雨～" w:date="2026-06-17T16:26:2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ins w:id="121" w:author="凭栏听雨～" w:date="2026-06-17T16:26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性能</w:t>
        </w:r>
      </w:ins>
      <w:ins w:id="122" w:author="凭栏听雨～" w:date="2026-06-17T16:26:2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123" w:author="凭栏听雨～" w:date="2026-06-17T16:26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要在</w:t>
        </w:r>
      </w:ins>
      <w:ins w:id="124" w:author="凭栏听雨～" w:date="2026-06-17T16:26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同一种</w:t>
        </w:r>
      </w:ins>
      <w:ins w:id="125" w:author="凭栏听雨～" w:date="2026-06-17T16:26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材料里</w:t>
        </w:r>
      </w:ins>
      <w:ins w:id="126" w:author="凭栏听雨～" w:date="2026-06-17T16:26:3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合二为一</w:t>
        </w:r>
      </w:ins>
      <w:ins w:id="127" w:author="凭栏听雨～" w:date="2026-06-17T16:26:4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把它充填到溶洞里，就像在溶洞里搭建了一个“透水防塌支架”。</w:t>
      </w:r>
    </w:p>
    <w:p w14:paraId="69DC23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目标定了，说干就干！ 我们迅速组建起一支平均年龄仅32岁的博士后青年党员突击队，开启了与数据博弈、与难题死磕的日夜。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研发的关键是材料的配比，想要得到最优的配比结果，唯一的办法就是成百上千次的实验，而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每一次实验都要调整数百个参数。</w:t>
      </w:r>
      <w:ins w:id="128" w:author="凭栏听雨～" w:date="2026-06-17T16:27:4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每一次</w:t>
        </w:r>
      </w:ins>
      <w:ins w:id="129" w:author="凭栏听雨～" w:date="2026-06-17T16:27:5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参数调整都</w:t>
        </w:r>
      </w:ins>
      <w:ins w:id="130" w:author="凭栏听雨～" w:date="2026-06-17T16:27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牵动神经，</w:t>
        </w:r>
      </w:ins>
      <w:ins w:id="131" w:author="凭栏听雨～" w:date="2026-06-17T16:27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每一组</w:t>
        </w:r>
      </w:ins>
      <w:ins w:id="132" w:author="凭栏听雨～" w:date="2026-06-17T16:28:0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数据修正</w:t>
        </w:r>
      </w:ins>
      <w:ins w:id="133" w:author="凭栏听雨～" w:date="2026-06-17T16:28:0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都</w:t>
        </w:r>
      </w:ins>
      <w:ins w:id="134" w:author="凭栏听雨～" w:date="2026-06-17T16:28:0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不敢</w:t>
        </w:r>
      </w:ins>
      <w:ins w:id="135" w:author="凭栏听雨～" w:date="2026-06-17T16:28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掉以轻心</w:t>
        </w:r>
      </w:ins>
      <w:ins w:id="136" w:author="凭栏听雨～" w:date="2026-06-17T16:28:0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</w:p>
    <w:p w14:paraId="2C3AC7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充填材料的研发是建设地铁的第一步，也是最关键的一步，它直接影响着整个工程的推进速度，材料早一天研发出来，地铁就能早一天与泉城市民见面。为了赶进度我们自发分组实行三班倒制度，确保歇人不歇设备，24小时连轴转。</w:t>
      </w:r>
    </w:p>
    <w:p w14:paraId="18EEB9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负责材料硬度方面的实验配比，在连续鏖战了7个日夜后，失败的实验结果让我一度陷入崩溃，当领导看到满脸沮丧的我安慰道：“休息一下，别着急。”我回家冲了个凉水澡，便立刻回到工作岗位，因为我知道工期不等人，泉城人民还在盼望着地铁的建成，施工团队还在等待材料进场，我要把耽误的时间补回来。一次次失败，一次次崩溃，一次次又重新站起来。终于，我们研发出了“会呼吸”的绿色透水充填材料！那一刻，我们知道，泉脉的“呼吸”，保住了！</w:t>
      </w:r>
    </w:p>
    <w:p w14:paraId="70B76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济南流传着这样一句话：一条经十路，半座济南城；济南堵不堵，全看四号线。作为贯穿经十路的轨道交通4号线，不仅是地质最复杂，施工难度最大的线路，也是泉城百姓最期待的线路，更是济南地铁“攻坚战”的主战场。泉城公园站是距离趵突泉泉群最近的车站，临近泉水敏感区，车站最初设计方案要在地下开挖22米，如果按这个深度施工，就会扰动泉脉。为此，我们选择了“抬升车站、浅埋隧道”的办法，将车站抬升了6米，主体结构稳稳地“站”在了泉水敏感区之上。困扰世界的“保泉建地铁”难题，就这样被我们啃了下来！</w:t>
      </w:r>
    </w:p>
    <w:p w14:paraId="7DC91E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轨道上的美好生活，正加速驶向每位泉城市民，可轨道人的“接力长跑”却仍在继续。保住了泉脉，我们又向保护文物进发。为了避让大明湖西南遗址，6号线宁可增加施工难度，将车站由两层调整为三层，采用“暗挖+盖挖+明挖”组合模式，实现城市发展与文物保</w:t>
      </w:r>
      <w:bookmarkStart w:id="0" w:name="_GoBack"/>
      <w:bookmarkEnd w:id="0"/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护“双向奔赴”。这些，都是我们共产党员刻在骨血里的初心，是万余名轨道交通人践行“人民地铁为人民”的责任担当。</w:t>
      </w:r>
    </w:p>
    <w:p w14:paraId="2AE7A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ins w:id="137" w:author="凭栏听雨～" w:date="2026-06-17T16:39:42Z"/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汗水浇灌出硕果，奋斗兑现了承诺。2025年12月，济南地铁4号线、8号线和6号线东段同时开通运营</w:t>
      </w:r>
      <w:ins w:id="138" w:author="凭栏听雨～" w:date="2026-06-17T16:31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139" w:author="凭栏听雨～" w:date="2026-06-17T16:32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济南</w:t>
        </w:r>
      </w:ins>
      <w:ins w:id="140" w:author="凭栏听雨～" w:date="2026-06-17T16:32:1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正式</w:t>
        </w:r>
      </w:ins>
      <w:ins w:id="141" w:author="凭栏听雨～" w:date="2026-06-17T16:32:2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迈入</w:t>
        </w:r>
      </w:ins>
      <w:ins w:id="142" w:author="凭栏听雨～" w:date="2026-06-17T16:32:2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143" w:author="凭栏听雨～" w:date="2026-06-17T16:32:2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八</w:t>
        </w:r>
      </w:ins>
      <w:ins w:id="144" w:author="凭栏听雨～" w:date="2026-06-17T16:32:2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线</w:t>
        </w:r>
      </w:ins>
      <w:ins w:id="145" w:author="凭栏听雨～" w:date="2026-06-17T16:32:3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并网</w:t>
        </w:r>
      </w:ins>
      <w:ins w:id="146" w:author="凭栏听雨～" w:date="2026-06-17T16:32:2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147" w:author="凭栏听雨～" w:date="2026-06-17T16:32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ins w:id="148" w:author="凭栏听雨～" w:date="2026-06-17T16:32:4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大</w:t>
        </w:r>
      </w:ins>
      <w:ins w:id="149" w:author="凭栏听雨～" w:date="2026-06-17T16:32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地铁时代</w:t>
        </w:r>
      </w:ins>
      <w:ins w:id="150" w:author="凭栏听雨～" w:date="2026-06-17T16:32:4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</w:p>
    <w:p w14:paraId="638230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ins w:id="151" w:author="凭栏听雨～" w:date="2026-06-17T16:41:50Z"/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ins w:id="152" w:author="凭栏听雨～" w:date="2026-06-17T16:39:5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开通</w:t>
        </w:r>
      </w:ins>
      <w:ins w:id="153" w:author="凭栏听雨～" w:date="2026-06-17T16:40:0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那天</w:t>
        </w:r>
      </w:ins>
      <w:ins w:id="154" w:author="凭栏听雨～" w:date="2026-06-17T16:40:1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，</w:t>
        </w:r>
      </w:ins>
      <w:ins w:id="155" w:author="凭栏听雨～" w:date="2026-06-17T16:40:1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全</w:t>
        </w:r>
      </w:ins>
      <w:ins w:id="156" w:author="凭栏听雨～" w:date="2026-06-17T16:40:2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城</w:t>
        </w:r>
      </w:ins>
      <w:ins w:id="157" w:author="凭栏听雨～" w:date="2026-06-17T16:40:2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沸腾</w:t>
        </w:r>
      </w:ins>
      <w:ins w:id="158" w:author="凭栏听雨～" w:date="2026-06-17T16:40:2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  <w:ins w:id="159" w:author="凭栏听雨～" w:date="2026-06-17T16:40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站台上</w:t>
        </w:r>
      </w:ins>
      <w:ins w:id="160" w:author="凭栏听雨～" w:date="2026-06-17T16:40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人潮涌动，</w:t>
        </w:r>
      </w:ins>
      <w:ins w:id="161" w:author="凭栏听雨～" w:date="2026-06-17T16:40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年轻人</w:t>
        </w:r>
      </w:ins>
      <w:ins w:id="162" w:author="凭栏听雨～" w:date="2026-06-17T16:40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举着</w:t>
        </w:r>
      </w:ins>
      <w:ins w:id="163" w:author="凭栏听雨～" w:date="2026-06-17T16:40:4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手机</w:t>
        </w:r>
      </w:ins>
      <w:ins w:id="164" w:author="凭栏听雨～" w:date="2026-06-17T16:40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直播，</w:t>
        </w:r>
      </w:ins>
      <w:ins w:id="165" w:author="凭栏听雨～" w:date="2026-06-17T16:41:0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人民</w:t>
        </w:r>
      </w:ins>
      <w:ins w:id="166" w:author="凭栏听雨～" w:date="2026-06-17T16:41:0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扶老携幼</w:t>
        </w:r>
      </w:ins>
      <w:ins w:id="167" w:author="凭栏听雨～" w:date="2026-06-17T16:41:0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来看</w:t>
        </w:r>
      </w:ins>
      <w:ins w:id="168" w:author="凭栏听雨～" w:date="2026-06-17T16:41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“</w:t>
        </w:r>
      </w:ins>
      <w:ins w:id="169" w:author="凭栏听雨～" w:date="2026-06-17T16:41:0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家门口</w:t>
        </w:r>
      </w:ins>
      <w:ins w:id="170" w:author="凭栏听雨～" w:date="2026-06-17T16:41:1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的</w:t>
        </w:r>
      </w:ins>
      <w:ins w:id="171" w:author="凭栏听雨～" w:date="2026-06-17T16:41:1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地铁</w:t>
        </w:r>
      </w:ins>
      <w:ins w:id="172" w:author="凭栏听雨～" w:date="2026-06-17T16:41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”</w:t>
        </w:r>
      </w:ins>
      <w:ins w:id="173" w:author="凭栏听雨～" w:date="2026-06-17T16:41:1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！</w:t>
        </w:r>
      </w:ins>
    </w:p>
    <w:p w14:paraId="51978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ins w:id="174" w:author="凭栏听雨～" w:date="2026-06-17T16:42:36Z"/>
          <w:rFonts w:hint="default" w:ascii="Times New Roman" w:hAnsi="Times New Roman" w:eastAsia="方正仿宋_GBK" w:cs="Times New Roman"/>
          <w:sz w:val="32"/>
          <w:szCs w:val="32"/>
        </w:rPr>
      </w:pPr>
      <w:ins w:id="175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</w:rPr>
          <w:t>列车在地下穿行，泉水在身旁奔流。这</w:t>
        </w:r>
      </w:ins>
      <w:ins w:id="176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  <w:lang w:eastAsia="zh-CN"/>
          </w:rPr>
          <w:t>既是一座城市的交通动脉，更是一个民族的文化血脉。泉脉之上，我们浇筑的不只是钢筋水泥，</w:t>
        </w:r>
      </w:ins>
      <w:ins w:id="177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</w:rPr>
          <w:t>更是</w:t>
        </w:r>
      </w:ins>
      <w:ins w:id="178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  <w:lang w:eastAsia="zh-CN"/>
          </w:rPr>
          <w:t>对这座城市、对</w:t>
        </w:r>
      </w:ins>
      <w:ins w:id="179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</w:rPr>
          <w:t>子孙后代的</w:t>
        </w:r>
      </w:ins>
      <w:ins w:id="180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  <w:lang w:eastAsia="zh-CN"/>
          </w:rPr>
          <w:t>庄严承诺</w:t>
        </w:r>
      </w:ins>
      <w:ins w:id="181" w:author="凭栏听雨～" w:date="2026-06-17T16:42:36Z">
        <w:r>
          <w:rPr>
            <w:rFonts w:hint="default" w:ascii="Times New Roman" w:hAnsi="Times New Roman" w:eastAsia="方正仿宋_GBK" w:cs="Times New Roman"/>
            <w:sz w:val="32"/>
            <w:szCs w:val="32"/>
          </w:rPr>
          <w:t>。</w:t>
        </w:r>
      </w:ins>
    </w:p>
    <w:p w14:paraId="419123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ins w:id="183" w:author="凭栏听雨～" w:date="2026-06-17T16:43:01Z"/>
          <w:rFonts w:hint="default" w:ascii="Times New Roman" w:hAnsi="Times New Roman" w:eastAsia="方正仿宋_GBK" w:cs="Times New Roman"/>
          <w:sz w:val="32"/>
          <w:szCs w:val="32"/>
        </w:rPr>
        <w:pPrChange w:id="182" w:author="凭栏听雨～" w:date="2026-06-17T16:42:59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  <w:ins w:id="184" w:author="凭栏听雨～" w:date="2026-06-17T16:42:56Z">
        <w:r>
          <w:rPr>
            <w:rFonts w:hint="default" w:ascii="Times New Roman" w:hAnsi="Times New Roman" w:eastAsia="方正仿宋_GBK" w:cs="Times New Roman"/>
            <w:sz w:val="32"/>
            <w:szCs w:val="32"/>
          </w:rPr>
          <w:t>习近平总书记说：人民对美好生活的向往，就是我们的奋斗目标。</w:t>
        </w:r>
      </w:ins>
    </w:p>
    <w:p w14:paraId="70F795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ins w:id="186" w:author="凭栏听雨～" w:date="2026-06-17T16:39:45Z"/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pPrChange w:id="185" w:author="凭栏听雨～" w:date="2026-06-17T16:42:59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  <w:ins w:id="187" w:author="凭栏听雨～" w:date="2026-06-17T16:43:03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我们</w:t>
        </w:r>
      </w:ins>
      <w:ins w:id="188" w:author="凭栏听雨～" w:date="2026-06-17T16:43:06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轨道人的</w:t>
        </w:r>
      </w:ins>
      <w:ins w:id="189" w:author="凭栏听雨～" w:date="2026-06-17T16:43:08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奋斗</w:t>
        </w:r>
      </w:ins>
      <w:ins w:id="190" w:author="凭栏听雨～" w:date="2026-06-17T16:43:10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目标</w:t>
        </w:r>
      </w:ins>
      <w:ins w:id="191" w:author="凭栏听雨～" w:date="2026-06-17T16:43:17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没有在</w:t>
        </w:r>
      </w:ins>
      <w:ins w:id="192" w:author="凭栏听雨～" w:date="2026-06-17T16:43:18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地铁</w:t>
        </w:r>
      </w:ins>
      <w:ins w:id="193" w:author="凭栏听雨～" w:date="2026-06-17T16:43:22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止步</w:t>
        </w:r>
      </w:ins>
      <w:ins w:id="194" w:author="凭栏听雨～" w:date="2026-06-17T16:43:23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，</w:t>
        </w:r>
      </w:ins>
      <w:ins w:id="195" w:author="凭栏听雨～" w:date="2026-06-17T16:43:55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向着</w:t>
        </w:r>
      </w:ins>
      <w:ins w:id="196" w:author="凭栏听雨～" w:date="2026-06-17T16:44:01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空中、</w:t>
        </w:r>
      </w:ins>
      <w:ins w:id="197" w:author="凭栏听雨～" w:date="2026-06-17T16:44:06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海</w:t>
        </w:r>
      </w:ins>
      <w:ins w:id="198" w:author="凭栏听雨～" w:date="2026-06-17T16:44:07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下</w:t>
        </w:r>
      </w:ins>
      <w:ins w:id="199" w:author="凭栏听雨～" w:date="2026-06-17T16:44:08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接续</w:t>
        </w:r>
      </w:ins>
      <w:ins w:id="200" w:author="凭栏听雨～" w:date="2026-06-17T16:44:10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前行，</w:t>
        </w:r>
      </w:ins>
      <w:ins w:id="201" w:author="凭栏听雨～" w:date="2026-06-17T16:44:40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勠力同心</w:t>
        </w:r>
      </w:ins>
      <w:ins w:id="202" w:author="凭栏听雨～" w:date="2026-06-17T16:44:41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，</w:t>
        </w:r>
      </w:ins>
      <w:ins w:id="203" w:author="凭栏听雨～" w:date="2026-06-17T16:44:42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把</w:t>
        </w:r>
      </w:ins>
      <w:ins w:id="204" w:author="凭栏听雨～" w:date="2026-06-17T16:44:50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天堑</w:t>
        </w:r>
      </w:ins>
      <w:ins w:id="205" w:author="凭栏听雨～" w:date="2026-06-17T16:44:51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都</w:t>
        </w:r>
      </w:ins>
      <w:ins w:id="206" w:author="凭栏听雨～" w:date="2026-06-17T16:44:57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蹚</w:t>
        </w:r>
      </w:ins>
      <w:ins w:id="207" w:author="凭栏听雨～" w:date="2026-06-17T16:44:59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成</w:t>
        </w:r>
      </w:ins>
      <w:ins w:id="208" w:author="凭栏听雨～" w:date="2026-06-17T16:45:01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通</w:t>
        </w:r>
      </w:ins>
      <w:ins w:id="209" w:author="凭栏听雨～" w:date="2026-06-17T16:45:02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途</w:t>
        </w:r>
      </w:ins>
      <w:ins w:id="210" w:author="凭栏听雨～" w:date="2026-06-17T16:45:03Z">
        <w:r>
          <w:rPr>
            <w:rFonts w:hint="eastAsia" w:ascii="Times New Roman" w:hAnsi="Times New Roman" w:eastAsia="方正仿宋_GBK" w:cs="Times New Roman"/>
            <w:sz w:val="32"/>
            <w:szCs w:val="32"/>
            <w:lang w:eastAsia="zh-CN"/>
          </w:rPr>
          <w:t>！</w:t>
        </w:r>
      </w:ins>
    </w:p>
    <w:p w14:paraId="0AC561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ins w:id="211" w:author="凭栏听雨～" w:date="2026-06-17T16:39:03Z"/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del w:id="212" w:author="凭栏听雨～" w:date="2026-06-17T16:31:33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。</w:delText>
        </w:r>
      </w:del>
      <w:ins w:id="213" w:author="凭栏听雨～" w:date="2026-06-17T16:39:03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t>如今，空中云巴飞驰，地面有轨电车穿行，地下地铁奔涌——泉城济南正式迈入立体交通新时代。三层交通交织的，不只是出行的便捷，更是城市能级的跃升、民生福祉的抵达。从“堵城”到“立体城”，从“不可能”到“一定能”，每一次突破都在证明：只要敢闯敢试，就没有翻不过的山。面向未来，我们将继续把泉脉护好、把路网织密、把民心焐热，让轨道交通成为济南高质量发展的强劲引擎，为交通强国山东示范区建设贡献更大力量！</w:t>
        </w:r>
      </w:ins>
    </w:p>
    <w:p w14:paraId="507235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0FEF5D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del w:id="215" w:author="凭栏听雨～" w:date="2026-06-17T16:38:29Z"/>
          <w:rFonts w:hint="default" w:ascii="仿宋_GB2312" w:hAnsi="仿宋_GB2312" w:eastAsia="仿宋_GB2312" w:cs="仿宋_GB2312"/>
          <w:sz w:val="32"/>
          <w:szCs w:val="32"/>
          <w:lang w:val="en-US" w:eastAsia="zh-CN"/>
        </w:rPr>
        <w:pPrChange w:id="214" w:author="凭栏听雨～" w:date="2026-06-17T16:38:29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</w:p>
    <w:p w14:paraId="74DC4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del w:id="217" w:author="凭栏听雨～" w:date="2026-06-17T16:38:28Z"/>
          <w:rFonts w:hint="default" w:ascii="仿宋_GB2312" w:hAnsi="仿宋_GB2312" w:eastAsia="仿宋_GB2312" w:cs="仿宋_GB2312"/>
          <w:sz w:val="32"/>
          <w:szCs w:val="32"/>
          <w:lang w:val="en-US" w:eastAsia="zh-CN"/>
        </w:rPr>
        <w:pPrChange w:id="216" w:author="凭栏听雨～" w:date="2026-06-17T16:38:28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  <w:del w:id="218" w:author="凭栏听雨～" w:date="2026-06-17T16:38:28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更让人欣慰的是，趵突泉依然欢腾，黑虎泉依旧咆哮</w:delText>
        </w:r>
      </w:del>
    </w:p>
    <w:p w14:paraId="7FFF75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del w:id="220" w:author="凭栏听雨～" w:date="2026-06-17T16:38:28Z"/>
          <w:rFonts w:hint="default" w:ascii="仿宋_GB2312" w:hAnsi="仿宋_GB2312" w:eastAsia="仿宋_GB2312" w:cs="仿宋_GB2312"/>
          <w:sz w:val="32"/>
          <w:szCs w:val="32"/>
          <w:lang w:val="en-US" w:eastAsia="zh-CN"/>
        </w:rPr>
        <w:pPrChange w:id="219" w:author="凭栏听雨～" w:date="2026-06-17T16:38:28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</w:p>
    <w:p w14:paraId="3D8152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pPrChange w:id="221" w:author="凭栏听雨～" w:date="2026-06-17T16:38:28Z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40" w:firstLineChars="200"/>
            <w:jc w:val="both"/>
            <w:textAlignment w:val="auto"/>
          </w:pPr>
        </w:pPrChange>
      </w:pPr>
    </w:p>
    <w:p w14:paraId="263F09D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var(--dsw-font-markdown-bas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凭栏听雨～">
    <w15:presenceInfo w15:providerId="WPS Office" w15:userId="2293168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CCA5E7"/>
    <w:rsid w:val="12B442BF"/>
    <w:rsid w:val="2E556795"/>
    <w:rsid w:val="34521E9D"/>
    <w:rsid w:val="EECCA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1394</Words>
  <Characters>1404</Characters>
  <Lines>0</Lines>
  <Paragraphs>0</Paragraphs>
  <TotalTime>3</TotalTime>
  <ScaleCrop>false</ScaleCrop>
  <LinksUpToDate>false</LinksUpToDate>
  <CharactersWithSpaces>1406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2026-06-17T10:25:00Z</dcterms:created>
  <dc:creator>司马当❤</dc:creator>
  <cp:lastModifiedBy>凭栏听雨～</cp:lastModifiedBy>
  <dcterms:modified xsi:type="dcterms:W3CDTF">2026-06-17T08:46:00Z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EE42A084B91C48E4B45F0FE0E3BB6BAE_13</vt:lpwstr>
  </property>
  <property fmtid="{D5CDD505-2E9C-101B-9397-08002B2CF9AE}" pid="4" name="KSOTemplateDocerSaveRecord">
    <vt:lpwstr>eyJoZGlkIjoiMWM5MzFmYTgxYjJkYTVjZWJhOGJiM2UzMGM2M2VjY2EiLCJ1c2VySWQiOiI1NjYxOTgzMzcifQ==</vt:lpwstr>
  </property>
</Properties>
</file>